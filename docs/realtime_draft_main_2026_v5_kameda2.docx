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06C1" w14:textId="1016E714" w:rsidR="00BA654A" w:rsidRPr="0006348E" w:rsidRDefault="00BA654A" w:rsidP="00BA654A">
      <w:pPr>
        <w:pStyle w:val="1"/>
      </w:pPr>
      <w:r>
        <w:t>Title</w:t>
      </w:r>
    </w:p>
    <w:p w14:paraId="25FB2B2D" w14:textId="3E4DB4FF" w:rsidR="00BA654A" w:rsidRPr="00BA654A" w:rsidRDefault="000E63FF" w:rsidP="00BA654A">
      <w:pPr>
        <w:ind w:firstLine="0"/>
      </w:pPr>
      <w:r w:rsidRPr="000E63FF">
        <w:t xml:space="preserve">Real-time interaction </w:t>
      </w:r>
      <w:r w:rsidR="00EB00D3" w:rsidRPr="00EB00D3">
        <w:t xml:space="preserve">promotes coordination in social dilemmas by </w:t>
      </w:r>
      <w:r w:rsidR="00C27628" w:rsidRPr="00C27628">
        <w:t>strengthening</w:t>
      </w:r>
      <w:r w:rsidR="00EB00D3" w:rsidRPr="00EB00D3">
        <w:t xml:space="preserve"> reciprocity</w:t>
      </w:r>
      <w:r w:rsidR="00302968">
        <w:t xml:space="preserve"> </w:t>
      </w:r>
    </w:p>
    <w:p w14:paraId="73AD98F6" w14:textId="56AA9C6A" w:rsidR="00C17670" w:rsidRDefault="00C17670" w:rsidP="00BA654A">
      <w:pPr>
        <w:pStyle w:val="1"/>
      </w:pPr>
      <w:r>
        <w:rPr>
          <w:rFonts w:hint="eastAsia"/>
        </w:rPr>
        <w:t>Ab</w:t>
      </w:r>
      <w:r>
        <w:t>stract</w:t>
      </w:r>
    </w:p>
    <w:p w14:paraId="1FE189BE" w14:textId="55C7F038" w:rsidR="00C17670" w:rsidRDefault="00C17670" w:rsidP="00C17670">
      <w:pPr>
        <w:ind w:firstLine="0"/>
      </w:pPr>
      <w:r>
        <w:t xml:space="preserve">Collective action often unfolds in real time, yet most research has examined either simultaneous or sequential decision-making with fixed order. </w:t>
      </w:r>
      <w:commentRangeStart w:id="0"/>
      <w:ins w:id="1" w:author="Tatsuya Kameda" w:date="2026-04-05T11:04:00Z" w16du:dateUtc="2026-04-05T02:04:00Z">
        <w:r w:rsidR="00A35F6E">
          <w:rPr>
            <w:rFonts w:hint="eastAsia"/>
          </w:rPr>
          <w:t>H</w:t>
        </w:r>
      </w:ins>
      <w:r>
        <w:rPr>
          <w:rFonts w:hint="eastAsia"/>
        </w:rPr>
        <w:t>o</w:t>
      </w:r>
      <w:r>
        <w:t>w endogenous decision timing</w:t>
      </w:r>
      <w:ins w:id="2" w:author="Ryutaro Mori" w:date="2026-04-01T19:34:00Z" w16du:dateUtc="2026-04-01T10:34:00Z">
        <w:del w:id="3" w:author="Tatsuya Kameda" w:date="2026-04-05T11:04:00Z" w16du:dateUtc="2026-04-05T02:04:00Z">
          <w:r w:rsidR="004852E4" w:rsidDel="00A35F6E">
            <w:delText xml:space="preserve"> in real time</w:delText>
          </w:r>
        </w:del>
      </w:ins>
      <w:r>
        <w:t xml:space="preserve"> shapes cooperation remains unclear</w:t>
      </w:r>
      <w:commentRangeEnd w:id="0"/>
      <w:r w:rsidR="00A35F6E">
        <w:rPr>
          <w:rStyle w:val="a6"/>
          <w:sz w:val="20"/>
          <w:szCs w:val="24"/>
        </w:rPr>
        <w:commentReference w:id="0"/>
      </w:r>
      <w:r>
        <w:t xml:space="preserve">. Here, we investigate this question using one-shot Prisoner’s Dilemma games under three timing structures: simultaneous, exogenously sequential, and real-time interaction. Across two preregistered experiments (N = 750), real-time interaction produced the highest rate of mutual cooperation. Contrary to our initial prediction, this advantage did not arise from increased first-mover cooperation. Instead, second movers reciprocated cooperation more strongly when move order was endogenously determined. To explain this pattern, we develop a game-theoretic model with belief-based reciprocity. The model shows that endogenous timing makes early cooperation rarer but more informative, strengthening its function as a signal of cooperative intent. Observing such voluntary early actions leads others to infer stronger reciprocity and respond in kind. These findings demonstrate that real-time interaction promotes coordination not by increasing prosociality per se, but by changing the informational content of actions. By making cooperation more credible, </w:t>
      </w:r>
      <w:commentRangeStart w:id="4"/>
      <w:ins w:id="5" w:author="Ryutaro Mori" w:date="2026-04-01T19:35:00Z" w16du:dateUtc="2026-04-01T10:35:00Z">
        <w:del w:id="6" w:author="Tatsuya Kameda" w:date="2026-04-05T11:08:00Z" w16du:dateUtc="2026-04-05T02:08:00Z">
          <w:r w:rsidR="00ED3241" w:rsidDel="006C4EC3">
            <w:delText>one-shot real-time interaction</w:delText>
          </w:r>
        </w:del>
      </w:ins>
      <w:r>
        <w:t>endogenous timing</w:t>
      </w:r>
      <w:commentRangeEnd w:id="4"/>
      <w:r w:rsidR="006C4EC3">
        <w:rPr>
          <w:rStyle w:val="a6"/>
          <w:sz w:val="20"/>
          <w:szCs w:val="24"/>
        </w:rPr>
        <w:commentReference w:id="4"/>
      </w:r>
      <w:r>
        <w:t xml:space="preserve"> helps groups overcome strategic uncertainty in social dilemmas.</w:t>
      </w:r>
    </w:p>
    <w:p w14:paraId="635FF089" w14:textId="1B004040" w:rsidR="0006348E" w:rsidRPr="0006348E" w:rsidRDefault="0006348E" w:rsidP="00BA654A">
      <w:pPr>
        <w:pStyle w:val="1"/>
      </w:pPr>
      <w:r w:rsidRPr="0006348E">
        <w:t>Introduction</w:t>
      </w:r>
    </w:p>
    <w:p w14:paraId="6627AEE2" w14:textId="5F8B2460" w:rsidR="002F36C0" w:rsidRDefault="002F36C0" w:rsidP="003705E0">
      <w:pPr>
        <w:ind w:firstLine="0"/>
      </w:pPr>
      <w:r w:rsidRPr="002F36C0">
        <w:t xml:space="preserve">Collective action, ranging from informal reading groups to revolutionary movements and international treaties, </w:t>
      </w:r>
      <w:ins w:id="7" w:author="Tatsuya Kameda" w:date="2026-04-05T11:13:00Z" w16du:dateUtc="2026-04-05T02:13:00Z">
        <w:r w:rsidR="00727415">
          <w:t>provides</w:t>
        </w:r>
      </w:ins>
      <w:r w:rsidRPr="002F36C0">
        <w:t xml:space="preserve"> a canonical example of a social dilemma. Although collective efforts can generate benefits for all members, individuals </w:t>
      </w:r>
      <w:r w:rsidR="009A5D5E">
        <w:t xml:space="preserve">often </w:t>
      </w:r>
      <w:ins w:id="8" w:author="Tatsuya Kameda" w:date="2026-04-05T11:13:00Z" w16du:dateUtc="2026-04-05T02:13:00Z">
        <w:r w:rsidR="00727415">
          <w:t xml:space="preserve">have little </w:t>
        </w:r>
      </w:ins>
      <w:r w:rsidR="009A5D5E" w:rsidRPr="002F36C0">
        <w:t>incentive</w:t>
      </w:r>
      <w:r w:rsidR="009A5D5E">
        <w:t xml:space="preserve"> </w:t>
      </w:r>
      <w:r w:rsidRPr="002F36C0">
        <w:t xml:space="preserve">to cooperate because they can enjoy these benefits regardless of their own contribution </w:t>
      </w:r>
      <w:r w:rsidR="00A832E3">
        <w:fldChar w:fldCharType="begin" w:fldLock="1"/>
      </w:r>
      <w:r w:rsidR="00A832E3">
        <w:instrText>ADDIN paperpile_citation &lt;clusterId&gt;N692B759Q149U743&lt;/clusterId&gt;&lt;metadata&gt;&lt;citation&gt;&lt;id&gt;91b4ad49-b386-4037-b3a6-3b7b18fd8e34&lt;/id&gt;&lt;/citation&gt;&lt;citation&gt;&lt;id&gt;5bcfec18-d7e6-4089-8609-6ca5645b62c7&lt;/id&gt;&lt;/citation&gt;&lt;citation&gt;&lt;id&gt;efd71d33-4b39-461c-8661-02ebe08a4c96&lt;/id&gt;&lt;/citation&gt;&lt;/metadata&gt;&lt;data&gt;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&lt;/data&gt; \* MERGEFORMAT</w:instrText>
      </w:r>
      <w:r w:rsidR="00A832E3">
        <w:fldChar w:fldCharType="separate"/>
      </w:r>
      <w:r w:rsidR="00A832E3">
        <w:rPr>
          <w:noProof/>
        </w:rPr>
        <w:t>(Kollock, 1998; Olson, 1974; Ostrom, 2015)</w:t>
      </w:r>
      <w:r w:rsidR="00A832E3">
        <w:fldChar w:fldCharType="end"/>
      </w:r>
      <w:r w:rsidR="000E63FF" w:rsidRPr="000E63FF">
        <w:t xml:space="preserve">. </w:t>
      </w:r>
      <w:r w:rsidRPr="002F36C0">
        <w:t>Nevertheless, decades of behavioral research ha</w:t>
      </w:r>
      <w:r w:rsidR="002440CC">
        <w:t>ve</w:t>
      </w:r>
      <w:r w:rsidRPr="002F36C0">
        <w:t xml:space="preserve"> shown that a substantial share of people are conditional cooperators, who are </w:t>
      </w:r>
      <w:r w:rsidR="009A5D5E">
        <w:t xml:space="preserve">willing </w:t>
      </w:r>
      <w:r w:rsidRPr="002F36C0">
        <w:t>to cooperate if others do the same</w:t>
      </w:r>
      <w:r w:rsidR="00BE6547">
        <w:t xml:space="preserve"> </w:t>
      </w:r>
      <w:r w:rsidR="00BE6547">
        <w:fldChar w:fldCharType="begin" w:fldLock="1"/>
      </w:r>
      <w:r w:rsidR="006005A7">
        <w:instrText>ADDIN paperpile_citation &lt;clusterId&gt;U612I962X443B164&lt;/clusterId&gt;&lt;metadata&gt;&lt;citation&gt;&lt;id&gt;7e5d46d2-27ab-4195-99a0-3c9b9497a958&lt;/id&gt;&lt;/citation&gt;&lt;citation&gt;&lt;id&gt;009ad466-b0e8-4a76-8c8c-fba0c7b33f48&lt;/id&gt;&lt;/citation&gt;&lt;citation&gt;&lt;id&gt;ba101af1-0c8f-412c-8a83-8dbfdf21d9b8&lt;/id&gt;&lt;/citation&gt;&lt;/metadata&gt;&lt;data&gt;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&lt;/data&gt; \* MERGEFORMAT</w:instrText>
      </w:r>
      <w:r w:rsidR="00BE6547">
        <w:fldChar w:fldCharType="separate"/>
      </w:r>
      <w:r w:rsidR="006005A7">
        <w:rPr>
          <w:noProof/>
        </w:rPr>
        <w:t>(Cartwright, 2018; Fischbacher et al., 2001; Mori et al., 2024)</w:t>
      </w:r>
      <w:r w:rsidR="00BE6547">
        <w:fldChar w:fldCharType="end"/>
      </w:r>
      <w:r w:rsidR="000E63FF" w:rsidRPr="000E63FF">
        <w:t xml:space="preserve">. </w:t>
      </w:r>
      <w:r w:rsidRPr="002F36C0">
        <w:t xml:space="preserve">The prevalence of such individuals means that collective outcomes depend critically on how cooperation is initiated. Early cooperation </w:t>
      </w:r>
      <w:r w:rsidR="00E3341C">
        <w:t xml:space="preserve">may </w:t>
      </w:r>
      <w:r w:rsidRPr="002F36C0">
        <w:t xml:space="preserve">beget further cooperation, </w:t>
      </w:r>
      <w:r w:rsidR="009A5D5E">
        <w:t>whereas</w:t>
      </w:r>
      <w:r w:rsidR="009A5D5E" w:rsidRPr="002F36C0">
        <w:t xml:space="preserve"> </w:t>
      </w:r>
      <w:r w:rsidRPr="002F36C0">
        <w:t xml:space="preserve">early defection </w:t>
      </w:r>
      <w:r w:rsidR="00E3341C">
        <w:t xml:space="preserve">may </w:t>
      </w:r>
      <w:r w:rsidRPr="002F36C0">
        <w:t>discourage it. Indeed, individuals</w:t>
      </w:r>
      <w:r w:rsidR="001B368B">
        <w:t>’</w:t>
      </w:r>
      <w:r w:rsidRPr="002F36C0">
        <w:t xml:space="preserve"> beliefs about others</w:t>
      </w:r>
      <w:r w:rsidR="001B368B">
        <w:t>’</w:t>
      </w:r>
      <w:r w:rsidRPr="002F36C0">
        <w:t xml:space="preserve"> cooperation are critical when decisions </w:t>
      </w:r>
      <w:ins w:id="9" w:author="Tatsuya Kameda" w:date="2026-04-05T11:12:00Z" w16du:dateUtc="2026-04-05T02:12:00Z">
        <w:r w:rsidR="00A72E34">
          <w:t xml:space="preserve">are made </w:t>
        </w:r>
      </w:ins>
      <w:r w:rsidRPr="002F36C0">
        <w:t>simultaneous</w:t>
      </w:r>
      <w:ins w:id="10" w:author="Tatsuya Kameda" w:date="2026-04-05T11:12:00Z" w16du:dateUtc="2026-04-05T02:12:00Z">
        <w:r w:rsidR="00A72E34">
          <w:t>ly</w:t>
        </w:r>
      </w:ins>
      <w:r>
        <w:t xml:space="preserve"> </w:t>
      </w:r>
      <w:r w:rsidR="006005A7">
        <w:fldChar w:fldCharType="begin" w:fldLock="1"/>
      </w:r>
      <w:r w:rsidR="00575724">
        <w:instrText>ADDIN paperpile_citation &lt;clusterId&gt;A887H845D335B939&lt;/clusterId&gt;&lt;metadata&gt;&lt;citation&gt;&lt;id&gt;8b646dc8-8868-4757-a5c2-fdf4f27d2d70&lt;/id&gt;&lt;/citation&gt;&lt;citation&gt;&lt;id&gt;009ad466-b0e8-4a76-8c8c-fba0c7b33f48&lt;/id&gt;&lt;/citation&gt;&lt;/metadata&gt;&lt;data&gt;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&lt;/data&gt; \* MERGEFORMAT</w:instrText>
      </w:r>
      <w:r w:rsidR="006005A7">
        <w:fldChar w:fldCharType="separate"/>
      </w:r>
      <w:ins w:id="11" w:author="Ryutaro Mori" w:date="2026-03-30T19:16:00Z" w16du:dateUtc="2026-03-30T10:16:00Z">
        <w:r w:rsidR="00575724">
          <w:rPr>
            <w:noProof/>
          </w:rPr>
          <w:t>(Mori et al., 2024; Vives &amp; FeldmanHall, 2018)</w:t>
        </w:r>
      </w:ins>
      <w:r w:rsidR="006005A7">
        <w:fldChar w:fldCharType="end"/>
      </w:r>
      <w:r w:rsidRPr="002F36C0">
        <w:t>, and early movers</w:t>
      </w:r>
      <w:r w:rsidR="001B368B">
        <w:t>’</w:t>
      </w:r>
      <w:r w:rsidRPr="002F36C0">
        <w:t xml:space="preserve"> decisions </w:t>
      </w:r>
      <w:r w:rsidR="00D90610">
        <w:t xml:space="preserve">can </w:t>
      </w:r>
      <w:r w:rsidR="00C36E7F">
        <w:t>shape</w:t>
      </w:r>
      <w:r w:rsidRPr="002F36C0">
        <w:t xml:space="preserve"> collective outcome</w:t>
      </w:r>
      <w:ins w:id="12" w:author="Tatsuya Kameda" w:date="2026-04-05T13:02:00Z" w16du:dateUtc="2026-04-05T04:02:00Z">
        <w:r w:rsidR="003E658C">
          <w:t>s</w:t>
        </w:r>
      </w:ins>
      <w:r w:rsidRPr="002F36C0">
        <w:t xml:space="preserve"> when </w:t>
      </w:r>
      <w:ins w:id="13" w:author="Tatsuya Kameda" w:date="2026-04-05T11:15:00Z" w16du:dateUtc="2026-04-05T02:15:00Z">
        <w:r w:rsidR="005F6247">
          <w:t xml:space="preserve">decisions are made </w:t>
        </w:r>
      </w:ins>
      <w:r w:rsidRPr="002F36C0">
        <w:t>sequentially</w:t>
      </w:r>
      <w:r w:rsidR="006005A7">
        <w:t xml:space="preserve"> </w:t>
      </w:r>
      <w:r w:rsidR="006005A7">
        <w:fldChar w:fldCharType="begin" w:fldLock="1"/>
      </w:r>
      <w:r w:rsidR="0053337E">
        <w:instrText>ADDIN paperpile_citation &lt;clusterId&gt;V613J963Y453C164&lt;/clusterId&gt;&lt;metadata&gt;&lt;citation&gt;&lt;id&gt;c409ce62-b4dc-4be3-bc5e-6e52684f448d&lt;/id&gt;&lt;/citation&gt;&lt;citation&gt;&lt;id&gt;11606369-0ac4-416f-b2f1-539d9e92e5d0&lt;/id&gt;&lt;/citation&gt;&lt;/metadata&gt;&lt;data&gt;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&lt;/data&gt; \* MERGEFORMAT</w:instrText>
      </w:r>
      <w:r w:rsidR="006005A7">
        <w:fldChar w:fldCharType="separate"/>
      </w:r>
      <w:ins w:id="14" w:author="Ryutaro Mori" w:date="2026-04-01T19:36:00Z" w16du:dateUtc="2026-04-01T10:36:00Z">
        <w:r w:rsidR="0053337E">
          <w:rPr>
            <w:noProof/>
          </w:rPr>
          <w:t>(Clark &amp; Sefton, 2001; Gächter &amp; Renner, 2018)</w:t>
        </w:r>
      </w:ins>
      <w:r w:rsidR="006005A7">
        <w:fldChar w:fldCharType="end"/>
      </w:r>
      <w:r w:rsidRPr="002F36C0">
        <w:t>.</w:t>
      </w:r>
    </w:p>
    <w:p w14:paraId="077B5996" w14:textId="21A42809" w:rsidR="000E63FF" w:rsidRDefault="009F06ED" w:rsidP="0013713D">
      <w:r>
        <w:lastRenderedPageBreak/>
        <w:t xml:space="preserve">However, </w:t>
      </w:r>
      <w:commentRangeStart w:id="15"/>
      <w:commentRangeStart w:id="16"/>
      <w:r w:rsidR="000E63FF">
        <w:t xml:space="preserve">real-world collaboration rarely fits neatly into either simultaneous or sequential decisions with </w:t>
      </w:r>
      <w:r w:rsidR="00B75719">
        <w:t xml:space="preserve">a </w:t>
      </w:r>
      <w:r w:rsidR="000E63FF">
        <w:t>fixed order. Instead,</w:t>
      </w:r>
      <w:r w:rsidR="006005A7" w:rsidRPr="006005A7">
        <w:t xml:space="preserve"> collective efforts often unfold in </w:t>
      </w:r>
      <w:r w:rsidR="006005A7" w:rsidRPr="00C51BC8">
        <w:rPr>
          <w:b/>
          <w:bCs/>
          <w:i/>
          <w:iCs/>
        </w:rPr>
        <w:t>real time</w:t>
      </w:r>
      <w:r w:rsidR="006005A7" w:rsidRPr="006005A7">
        <w:t xml:space="preserve">, where individuals </w:t>
      </w:r>
      <w:r w:rsidR="005614FF">
        <w:t xml:space="preserve">can </w:t>
      </w:r>
      <w:r w:rsidR="006005A7" w:rsidRPr="006005A7">
        <w:t xml:space="preserve">decide when to commit. This creates an endogenous decision order that </w:t>
      </w:r>
      <w:r w:rsidR="001726C0">
        <w:t xml:space="preserve">may </w:t>
      </w:r>
      <w:r w:rsidR="006005A7" w:rsidRPr="006005A7">
        <w:t xml:space="preserve">fundamentally affect the success or failure of collective actions. Two features of such settings are particularly important. First, individuals are free to choose </w:t>
      </w:r>
      <w:ins w:id="17" w:author="Tatsuya Kameda" w:date="2026-04-05T11:28:00Z" w16du:dateUtc="2026-04-05T02:28:00Z">
        <w:r w:rsidR="00492A4C">
          <w:t>when to act</w:t>
        </w:r>
      </w:ins>
      <w:r w:rsidR="006005A7" w:rsidRPr="006005A7">
        <w:t xml:space="preserve">. Second, </w:t>
      </w:r>
      <w:r w:rsidR="00B75719" w:rsidRPr="006005A7">
        <w:t xml:space="preserve">once </w:t>
      </w:r>
      <w:r w:rsidR="00B75719">
        <w:t>announced publicly,</w:t>
      </w:r>
      <w:r w:rsidR="00B75719" w:rsidRPr="006005A7">
        <w:t xml:space="preserve"> </w:t>
      </w:r>
      <w:r w:rsidR="006005A7" w:rsidRPr="006005A7">
        <w:t>ea</w:t>
      </w:r>
      <w:r w:rsidR="00FA4B95">
        <w:t>rl</w:t>
      </w:r>
      <w:r w:rsidR="00DF5FE5">
        <w:t>ier</w:t>
      </w:r>
      <w:r w:rsidR="00FA4B95">
        <w:t xml:space="preserve"> </w:t>
      </w:r>
      <w:r w:rsidR="006005A7" w:rsidRPr="006005A7">
        <w:t>commitment</w:t>
      </w:r>
      <w:r w:rsidR="00A72728">
        <w:t>s are</w:t>
      </w:r>
      <w:r w:rsidR="006005A7" w:rsidRPr="006005A7">
        <w:t xml:space="preserve"> irreversible. Together, these features turn decision timing into a potentially strategic variable. </w:t>
      </w:r>
      <w:ins w:id="18" w:author="Tatsuya Kameda" w:date="2026-04-05T11:28:00Z" w16du:dateUtc="2026-04-05T02:28:00Z">
        <w:r w:rsidR="001370EE">
          <w:t>I</w:t>
        </w:r>
      </w:ins>
      <w:r w:rsidR="006005A7" w:rsidRPr="006005A7">
        <w:t>ndividual</w:t>
      </w:r>
      <w:ins w:id="19" w:author="Tatsuya Kameda" w:date="2026-04-05T11:29:00Z" w16du:dateUtc="2026-04-05T02:29:00Z">
        <w:r w:rsidR="001370EE">
          <w:t>s</w:t>
        </w:r>
      </w:ins>
      <w:r w:rsidR="006005A7" w:rsidRPr="006005A7">
        <w:t xml:space="preserve"> </w:t>
      </w:r>
      <w:r w:rsidR="000E63FF">
        <w:t xml:space="preserve">may act early to influence </w:t>
      </w:r>
      <w:ins w:id="20" w:author="Tatsuya Kameda" w:date="2026-04-05T11:29:00Z" w16du:dateUtc="2026-04-05T02:29:00Z">
        <w:r w:rsidR="001F5D84">
          <w:t>other</w:t>
        </w:r>
      </w:ins>
      <w:r w:rsidR="003443D1">
        <w:t>s</w:t>
      </w:r>
      <w:ins w:id="21" w:author="Tatsuya Kameda" w:date="2026-04-05T11:29:00Z" w16du:dateUtc="2026-04-05T02:29:00Z">
        <w:r w:rsidR="001F5D84">
          <w:t>’</w:t>
        </w:r>
      </w:ins>
      <w:r w:rsidR="003443D1">
        <w:t xml:space="preserve"> decision</w:t>
      </w:r>
      <w:ins w:id="22" w:author="Tatsuya Kameda" w:date="2026-04-05T11:29:00Z" w16du:dateUtc="2026-04-05T02:29:00Z">
        <w:r w:rsidR="001F5D84">
          <w:t>s</w:t>
        </w:r>
      </w:ins>
      <w:r w:rsidR="000E63FF">
        <w:t xml:space="preserve">, </w:t>
      </w:r>
      <w:r w:rsidR="006005A7">
        <w:t xml:space="preserve">wait </w:t>
      </w:r>
      <w:r w:rsidR="000E63FF">
        <w:t xml:space="preserve">to observe </w:t>
      </w:r>
      <w:ins w:id="23" w:author="Tatsuya Kameda" w:date="2026-04-05T11:29:00Z" w16du:dateUtc="2026-04-05T02:29:00Z">
        <w:r w:rsidR="005D3FED">
          <w:t>others’</w:t>
        </w:r>
      </w:ins>
      <w:r w:rsidR="003443D1">
        <w:t xml:space="preserve"> </w:t>
      </w:r>
      <w:r w:rsidR="00632379">
        <w:t>move</w:t>
      </w:r>
      <w:ins w:id="24" w:author="Tatsuya Kameda" w:date="2026-04-05T11:30:00Z" w16du:dateUtc="2026-04-05T02:30:00Z">
        <w:r w:rsidR="005D3FED">
          <w:t>s</w:t>
        </w:r>
      </w:ins>
      <w:r w:rsidR="000E63FF">
        <w:t xml:space="preserve">, or ignore timing altogether. </w:t>
      </w:r>
      <w:commentRangeEnd w:id="15"/>
      <w:r w:rsidR="000B53A1">
        <w:rPr>
          <w:rStyle w:val="a6"/>
          <w:sz w:val="20"/>
          <w:szCs w:val="24"/>
        </w:rPr>
        <w:commentReference w:id="15"/>
      </w:r>
      <w:commentRangeEnd w:id="16"/>
      <w:r w:rsidR="00DE1955">
        <w:rPr>
          <w:rStyle w:val="a6"/>
          <w:sz w:val="20"/>
          <w:szCs w:val="24"/>
        </w:rPr>
        <w:commentReference w:id="16"/>
      </w:r>
    </w:p>
    <w:p w14:paraId="1E3230C8" w14:textId="5F6AD974" w:rsidR="006005A7" w:rsidRDefault="006005A7" w:rsidP="0013713D">
      <w:r w:rsidRPr="006005A7">
        <w:t>As an illustrative example, consider international climate negotiations</w:t>
      </w:r>
      <w:r w:rsidR="00012C20">
        <w:t xml:space="preserve"> in which </w:t>
      </w:r>
      <w:r w:rsidR="00012C20" w:rsidRPr="006005A7">
        <w:t>countr</w:t>
      </w:r>
      <w:ins w:id="25" w:author="Tatsuya Kameda" w:date="2026-04-05T11:30:00Z" w16du:dateUtc="2026-04-05T02:30:00Z">
        <w:r w:rsidR="0076798A">
          <w:t>ies</w:t>
        </w:r>
      </w:ins>
      <w:r w:rsidR="00012C20" w:rsidRPr="006005A7">
        <w:t xml:space="preserve"> </w:t>
      </w:r>
      <w:r w:rsidR="00012C20">
        <w:t>can</w:t>
      </w:r>
      <w:r w:rsidR="00012C20" w:rsidRPr="006005A7">
        <w:t xml:space="preserve"> publish emissions-reduction pledge</w:t>
      </w:r>
      <w:ins w:id="26" w:author="Tatsuya Kameda" w:date="2026-04-05T11:31:00Z" w16du:dateUtc="2026-04-05T02:31:00Z">
        <w:r w:rsidR="0076798A">
          <w:t>s</w:t>
        </w:r>
      </w:ins>
      <w:r w:rsidR="00012C20" w:rsidRPr="006005A7">
        <w:t xml:space="preserve"> at any time before </w:t>
      </w:r>
      <w:r w:rsidR="008A044F">
        <w:t>a</w:t>
      </w:r>
      <w:r w:rsidR="00012C20" w:rsidRPr="006005A7">
        <w:t xml:space="preserve"> deadline</w:t>
      </w:r>
      <w:r>
        <w:t xml:space="preserve"> </w:t>
      </w:r>
      <w:r>
        <w:fldChar w:fldCharType="begin" w:fldLock="1"/>
      </w:r>
      <w:r>
        <w:instrText>ADDIN paperpile_citation &lt;clusterId&gt;U962I328X619B433&lt;/clusterId&gt;&lt;metadata&gt;&lt;citation&gt;&lt;id&gt;946fff34-6bfb-4426-bd3e-197b34f91604&lt;/id&gt;&lt;/citation&gt;&lt;citation&gt;&lt;id&gt;3f63a2c0-ff7d-4326-b600-036c7022c2eb&lt;/id&gt;&lt;/citation&gt;&lt;/metadata&gt;&lt;data&gt;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&lt;/data&gt; \* MERGEFORMAT</w:instrText>
      </w:r>
      <w:r>
        <w:fldChar w:fldCharType="separate"/>
      </w:r>
      <w:r>
        <w:rPr>
          <w:noProof/>
        </w:rPr>
        <w:t>(Falkner, 2016; Hale, 2020)</w:t>
      </w:r>
      <w:r>
        <w:fldChar w:fldCharType="end"/>
      </w:r>
      <w:r w:rsidRPr="006005A7">
        <w:t xml:space="preserve">. In the run-up to the 2015 Paris Agreement, </w:t>
      </w:r>
      <w:r w:rsidR="00012C20">
        <w:t>e</w:t>
      </w:r>
      <w:r w:rsidRPr="006005A7">
        <w:t xml:space="preserve">arly pledges by the EU, </w:t>
      </w:r>
      <w:r w:rsidR="008A044F">
        <w:t xml:space="preserve">the </w:t>
      </w:r>
      <w:r w:rsidRPr="006005A7">
        <w:t xml:space="preserve">US, and China triggered a cascade of further commitments, culminating in broad participation. </w:t>
      </w:r>
      <w:commentRangeStart w:id="27"/>
      <w:r w:rsidRPr="006005A7">
        <w:t>By contrast</w:t>
      </w:r>
      <w:commentRangeEnd w:id="27"/>
      <w:r w:rsidR="00475F2E" w:rsidRPr="006005A7">
        <w:rPr>
          <w:rStyle w:val="a6"/>
          <w:sz w:val="20"/>
          <w:szCs w:val="24"/>
        </w:rPr>
        <w:commentReference w:id="27"/>
      </w:r>
      <w:r w:rsidRPr="006005A7">
        <w:t xml:space="preserve">, during the 2020 update round, </w:t>
      </w:r>
      <w:ins w:id="28" w:author="Tatsuya Kameda" w:date="2026-04-05T13:04:00Z" w16du:dateUtc="2026-04-05T04:04:00Z">
        <w:r w:rsidR="002816F1" w:rsidRPr="002816F1">
          <w:t>early momentum was largely absent</w:t>
        </w:r>
      </w:ins>
      <w:ins w:id="29" w:author="Ryutaro Mori" w:date="2026-04-02T01:05:00Z" w16du:dateUtc="2026-04-01T16:05:00Z">
        <w:r w:rsidR="000E763A">
          <w:t>, and</w:t>
        </w:r>
      </w:ins>
      <w:r w:rsidRPr="006005A7">
        <w:t xml:space="preserve"> </w:t>
      </w:r>
      <w:ins w:id="30" w:author="Ryutaro Mori" w:date="2026-04-02T01:05:00Z" w16du:dateUtc="2026-04-01T16:05:00Z">
        <w:r w:rsidR="000E763A">
          <w:t xml:space="preserve">eventual </w:t>
        </w:r>
      </w:ins>
      <w:r w:rsidRPr="006005A7">
        <w:t>commitments</w:t>
      </w:r>
      <w:ins w:id="31" w:author="Ryutaro Mori" w:date="2026-04-02T01:05:00Z" w16du:dateUtc="2026-04-01T16:05:00Z">
        <w:r w:rsidR="000E763A">
          <w:t xml:space="preserve"> remaine</w:t>
        </w:r>
      </w:ins>
      <w:ins w:id="32" w:author="Ryutaro Mori" w:date="2026-04-02T01:06:00Z" w16du:dateUtc="2026-04-01T16:06:00Z">
        <w:r w:rsidR="000E763A">
          <w:t>d limited</w:t>
        </w:r>
      </w:ins>
      <w:r w:rsidRPr="006005A7">
        <w:t xml:space="preserve">. In both cases, the outcome hinged </w:t>
      </w:r>
      <w:r w:rsidR="00D9336F">
        <w:t xml:space="preserve">critically </w:t>
      </w:r>
      <w:r w:rsidRPr="006005A7">
        <w:t xml:space="preserve">on whether and when </w:t>
      </w:r>
      <w:r w:rsidR="00DF020E">
        <w:t>some countries</w:t>
      </w:r>
      <w:r w:rsidRPr="006005A7">
        <w:t xml:space="preserve"> committed first</w:t>
      </w:r>
      <w:r w:rsidR="00081F02">
        <w:t xml:space="preserve"> while</w:t>
      </w:r>
      <w:r w:rsidRPr="006005A7">
        <w:t xml:space="preserve"> bearing the risk that others </w:t>
      </w:r>
      <w:r w:rsidR="00872A65">
        <w:t xml:space="preserve">might </w:t>
      </w:r>
      <w:r w:rsidRPr="006005A7">
        <w:t>not follow.</w:t>
      </w:r>
    </w:p>
    <w:p w14:paraId="3D7C3774" w14:textId="709D0BCE" w:rsidR="00A54F80" w:rsidRDefault="001B6781" w:rsidP="0013713D">
      <w:r>
        <w:t xml:space="preserve">However, despite </w:t>
      </w:r>
      <w:r w:rsidR="00FA7906">
        <w:t>the</w:t>
      </w:r>
      <w:r w:rsidR="00D96C07">
        <w:t xml:space="preserve"> </w:t>
      </w:r>
      <w:r>
        <w:t xml:space="preserve">strategic significance of decision timing, empirical </w:t>
      </w:r>
      <w:ins w:id="33" w:author="Ryutaro Mori" w:date="2026-04-01T19:36:00Z" w16du:dateUtc="2026-04-01T10:36:00Z">
        <w:r w:rsidR="00EA3696">
          <w:t>investigations</w:t>
        </w:r>
      </w:ins>
      <w:r>
        <w:t xml:space="preserve"> </w:t>
      </w:r>
      <w:ins w:id="34" w:author="Tatsuya Kameda" w:date="2026-04-05T11:34:00Z" w16du:dateUtc="2026-04-05T02:34:00Z">
        <w:r w:rsidR="00772073">
          <w:t>of</w:t>
        </w:r>
      </w:ins>
      <w:r>
        <w:t xml:space="preserve"> its </w:t>
      </w:r>
      <w:r w:rsidR="0079428B">
        <w:t>dynamics</w:t>
      </w:r>
      <w:r>
        <w:t xml:space="preserve"> in social dilemmas remain </w:t>
      </w:r>
      <w:r w:rsidR="006745D4">
        <w:t xml:space="preserve">surprisingly </w:t>
      </w:r>
      <w:r w:rsidR="00534D8F">
        <w:rPr>
          <w:rFonts w:hint="eastAsia"/>
        </w:rPr>
        <w:t>s</w:t>
      </w:r>
      <w:r w:rsidR="00534D8F">
        <w:t>carce</w:t>
      </w:r>
      <w:r>
        <w:t>. S</w:t>
      </w:r>
      <w:r w:rsidR="00A54F80" w:rsidRPr="00A54F80">
        <w:t xml:space="preserve">ome game-theoretic studies </w:t>
      </w:r>
      <w:r>
        <w:t xml:space="preserve">have </w:t>
      </w:r>
      <w:r w:rsidR="00A54F80" w:rsidRPr="00A54F80">
        <w:t>model</w:t>
      </w:r>
      <w:r>
        <w:t>led</w:t>
      </w:r>
      <w:r w:rsidR="00A54F80" w:rsidRPr="00A54F80">
        <w:t xml:space="preserve"> </w:t>
      </w:r>
      <w:r w:rsidR="005A0130">
        <w:t xml:space="preserve">the </w:t>
      </w:r>
      <w:r w:rsidR="00A54F80" w:rsidRPr="00A54F80">
        <w:t xml:space="preserve">strategic use of timing decisions </w:t>
      </w:r>
      <w:r w:rsidR="00FA7906">
        <w:t>in</w:t>
      </w:r>
      <w:r w:rsidR="00A54F80" w:rsidRPr="00A54F80">
        <w:t xml:space="preserve"> multi-stage game paradigms</w:t>
      </w:r>
      <w:r w:rsidR="00A54F80">
        <w:t xml:space="preserve"> </w:t>
      </w:r>
      <w:r w:rsidR="00A54F80">
        <w:fldChar w:fldCharType="begin" w:fldLock="1"/>
      </w:r>
      <w:r w:rsidR="00A54F80">
        <w:instrText>ADDIN paperpile_citation &lt;clusterId&gt;T962H328W619A333&lt;/clusterId&gt;&lt;metadata&gt;&lt;citation&gt;&lt;id&gt;81e3e033-0b15-41ad-aea0-f5f0d88c75f0&lt;/id&gt;&lt;/citation&gt;&lt;citation&gt;&lt;id&gt;b88baae4-7f48-4e55-a34c-a8488ce9b6b1&lt;/id&gt;&lt;/citation&gt;&lt;citation&gt;&lt;id&gt;1be9ebe9-c112-4e32-b9bd-dd0a58ad9d7d&lt;/id&gt;&lt;/citation&gt;&lt;/metadata&gt;&lt;data&gt;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&lt;/data&gt; \* MERGEFORMAT</w:instrText>
      </w:r>
      <w:r w:rsidR="00A54F80">
        <w:fldChar w:fldCharType="separate"/>
      </w:r>
      <w:r w:rsidR="00A54F80">
        <w:rPr>
          <w:noProof/>
        </w:rPr>
        <w:t>(Abe et al., 2014; Arbak &amp; Villeval, 2013; Nosenzo &amp; Sefton, 2011)</w:t>
      </w:r>
      <w:r w:rsidR="00A54F80">
        <w:fldChar w:fldCharType="end"/>
      </w:r>
      <w:r>
        <w:t>, a</w:t>
      </w:r>
      <w:r w:rsidR="00F66FDB">
        <w:t>nd</w:t>
      </w:r>
      <w:r>
        <w:t xml:space="preserve"> we extend the</w:t>
      </w:r>
      <w:r w:rsidR="00F66FDB">
        <w:t xml:space="preserve">se ideas </w:t>
      </w:r>
      <w:r w:rsidR="00AE51B9">
        <w:t xml:space="preserve">in our own model </w:t>
      </w:r>
      <w:r w:rsidR="00F66FDB">
        <w:t>below</w:t>
      </w:r>
      <w:r w:rsidR="00A54F80" w:rsidRPr="00A54F80">
        <w:t xml:space="preserve">. </w:t>
      </w:r>
      <w:r w:rsidR="00C36944">
        <w:t>Yet</w:t>
      </w:r>
      <w:r w:rsidR="00A54F80" w:rsidRPr="00A54F80">
        <w:t xml:space="preserve"> these models have not been </w:t>
      </w:r>
      <w:r w:rsidR="00654926">
        <w:t xml:space="preserve">directly </w:t>
      </w:r>
      <w:r w:rsidR="00C36944">
        <w:t xml:space="preserve">tested or </w:t>
      </w:r>
      <w:r w:rsidR="00A54F80" w:rsidRPr="00A54F80">
        <w:t xml:space="preserve">linked to behavioral data in real-time settings. Consequently, </w:t>
      </w:r>
      <w:r w:rsidR="0068413F">
        <w:t xml:space="preserve">it remains empirically unclear </w:t>
      </w:r>
      <w:r w:rsidR="00A54F80" w:rsidRPr="00A54F80">
        <w:t>whether individuals</w:t>
      </w:r>
      <w:ins w:id="35" w:author="Ryutaro Mori" w:date="2026-04-01T19:37:00Z" w16du:dateUtc="2026-04-01T10:37:00Z">
        <w:r w:rsidR="004C24EC">
          <w:t xml:space="preserve"> </w:t>
        </w:r>
      </w:ins>
      <w:r w:rsidR="00A54F80" w:rsidRPr="00A54F80">
        <w:t>treat decision timing as a strategic variable in real-time social dilemmas</w:t>
      </w:r>
      <w:r w:rsidR="00AF6CBA">
        <w:t xml:space="preserve"> </w:t>
      </w:r>
      <w:r w:rsidR="003B7554">
        <w:t xml:space="preserve">and how </w:t>
      </w:r>
      <w:ins w:id="36" w:author="Tatsuya Kameda" w:date="2026-04-05T11:38:00Z" w16du:dateUtc="2026-04-05T02:38:00Z">
        <w:r w:rsidR="00B061E1">
          <w:t>this shapes</w:t>
        </w:r>
      </w:ins>
      <w:r w:rsidR="003B7554">
        <w:t xml:space="preserve"> collective outcomes</w:t>
      </w:r>
      <w:r w:rsidR="00A54F80" w:rsidRPr="00A54F80">
        <w:t>.</w:t>
      </w:r>
    </w:p>
    <w:p w14:paraId="1C7AB0BC" w14:textId="7CCD2B1E" w:rsidR="00FD3F2B" w:rsidRDefault="00FD3F2B" w:rsidP="0013713D">
      <w:r w:rsidRPr="00FD3F2B">
        <w:t xml:space="preserve">To investigate how real-time interaction transforms the collective action problem, we </w:t>
      </w:r>
      <w:ins w:id="37" w:author="Tatsuya Kameda" w:date="2026-04-05T11:43:00Z" w16du:dateUtc="2026-04-05T02:43:00Z">
        <w:r w:rsidR="006E2F79">
          <w:t>examine</w:t>
        </w:r>
      </w:ins>
      <w:r w:rsidRPr="00FD3F2B">
        <w:t xml:space="preserve"> one-shot </w:t>
      </w:r>
      <w:r w:rsidR="003128B2">
        <w:t>P</w:t>
      </w:r>
      <w:r w:rsidRPr="00FD3F2B">
        <w:t>risoner</w:t>
      </w:r>
      <w:r w:rsidR="001B368B">
        <w:t>’</w:t>
      </w:r>
      <w:r w:rsidRPr="00FD3F2B">
        <w:t xml:space="preserve">s </w:t>
      </w:r>
      <w:r w:rsidR="003128B2">
        <w:t>D</w:t>
      </w:r>
      <w:r w:rsidRPr="00FD3F2B">
        <w:t>ilemma</w:t>
      </w:r>
      <w:r w:rsidR="003443D1">
        <w:t xml:space="preserve"> </w:t>
      </w:r>
      <w:r w:rsidR="00747FB9">
        <w:t>games</w:t>
      </w:r>
      <w:r w:rsidR="00747FB9" w:rsidRPr="00FD3F2B">
        <w:t xml:space="preserve"> </w:t>
      </w:r>
      <w:r w:rsidRPr="00FD3F2B">
        <w:t xml:space="preserve">under three timing structures: simultaneous (SM), exogenously sequential (SQ), and real-time (RT). In SM, both players </w:t>
      </w:r>
      <w:r w:rsidR="006B1D17">
        <w:t>make decisions</w:t>
      </w:r>
      <w:r w:rsidR="006B1D17" w:rsidRPr="00FD3F2B">
        <w:t xml:space="preserve"> </w:t>
      </w:r>
      <w:r w:rsidRPr="00FD3F2B">
        <w:t>simultaneously. In SQ, player</w:t>
      </w:r>
      <w:r w:rsidR="006B1D17">
        <w:t>s</w:t>
      </w:r>
      <w:r w:rsidRPr="00FD3F2B">
        <w:t xml:space="preserve"> </w:t>
      </w:r>
      <w:r w:rsidR="006B1D17">
        <w:t>are</w:t>
      </w:r>
      <w:r w:rsidRPr="00FD3F2B">
        <w:t xml:space="preserve"> </w:t>
      </w:r>
      <w:ins w:id="38" w:author="Ryutaro Mori" w:date="2026-03-26T00:00:00Z" w16du:dateUtc="2026-03-25T15:00:00Z">
        <w:r w:rsidR="00584D50">
          <w:t>exogenously</w:t>
        </w:r>
        <w:r w:rsidR="00584D50" w:rsidRPr="00FD3F2B">
          <w:t xml:space="preserve"> </w:t>
        </w:r>
      </w:ins>
      <w:r w:rsidRPr="00FD3F2B">
        <w:t>assigned to</w:t>
      </w:r>
      <w:r w:rsidR="006B1D17">
        <w:t xml:space="preserve"> </w:t>
      </w:r>
      <w:r w:rsidR="008B57F7">
        <w:t xml:space="preserve">be </w:t>
      </w:r>
      <w:r w:rsidR="006B1D17">
        <w:t xml:space="preserve">first or second </w:t>
      </w:r>
      <w:r w:rsidRPr="00FD3F2B">
        <w:t>move</w:t>
      </w:r>
      <w:r w:rsidR="006B1D17">
        <w:t>r</w:t>
      </w:r>
      <w:ins w:id="39" w:author="Tatsuya Kameda" w:date="2026-04-05T11:44:00Z" w16du:dateUtc="2026-04-05T02:44:00Z">
        <w:r w:rsidR="006E2F79">
          <w:t>s</w:t>
        </w:r>
      </w:ins>
      <w:r w:rsidR="006B1D17">
        <w:t xml:space="preserve"> and </w:t>
      </w:r>
      <w:r w:rsidR="008B57F7">
        <w:t xml:space="preserve">decide </w:t>
      </w:r>
      <w:r w:rsidR="006B1D17">
        <w:t>sequentially</w:t>
      </w:r>
      <w:r w:rsidRPr="00FD3F2B">
        <w:t>. In RT, both players share a time window</w:t>
      </w:r>
      <w:r w:rsidR="008B57F7">
        <w:t xml:space="preserve"> in which they</w:t>
      </w:r>
      <w:r w:rsidRPr="00FD3F2B">
        <w:t xml:space="preserve"> </w:t>
      </w:r>
      <w:r w:rsidR="00527D66">
        <w:t>can</w:t>
      </w:r>
      <w:r w:rsidRPr="00FD3F2B">
        <w:t xml:space="preserve"> </w:t>
      </w:r>
      <w:r w:rsidR="008B57F7">
        <w:t xml:space="preserve">decide </w:t>
      </w:r>
      <w:r w:rsidRPr="00FD3F2B">
        <w:t>at any moment</w:t>
      </w:r>
      <w:r w:rsidR="0038520D">
        <w:t>. T</w:t>
      </w:r>
      <w:r w:rsidR="004070BD">
        <w:t xml:space="preserve">he player </w:t>
      </w:r>
      <w:r w:rsidR="00C700A7">
        <w:t>w</w:t>
      </w:r>
      <w:r w:rsidRPr="00FD3F2B">
        <w:t xml:space="preserve">ho commits </w:t>
      </w:r>
      <w:r w:rsidR="00123827">
        <w:t>earlier</w:t>
      </w:r>
      <w:r w:rsidR="00123827" w:rsidRPr="00FD3F2B">
        <w:t xml:space="preserve"> </w:t>
      </w:r>
      <w:r w:rsidRPr="00FD3F2B">
        <w:t>becomes the first mover</w:t>
      </w:r>
      <w:r w:rsidR="0038520D">
        <w:t xml:space="preserve">, </w:t>
      </w:r>
      <w:ins w:id="40" w:author="Tatsuya Kameda" w:date="2026-04-05T11:45:00Z" w16du:dateUtc="2026-04-05T02:45:00Z">
        <w:r w:rsidR="006E2F79">
          <w:t>rendering</w:t>
        </w:r>
      </w:ins>
      <w:r w:rsidR="0038520D">
        <w:t xml:space="preserve"> the </w:t>
      </w:r>
      <w:r w:rsidR="00CC0559">
        <w:t>decision order endogenous</w:t>
      </w:r>
      <w:r w:rsidRPr="00FD3F2B">
        <w:t>.</w:t>
      </w:r>
    </w:p>
    <w:p w14:paraId="6011B169" w14:textId="0B4DFB24" w:rsidR="000E63FF" w:rsidRDefault="009536E1" w:rsidP="0013713D">
      <w:ins w:id="41" w:author="Tatsuya Kameda" w:date="2026-04-05T11:54:00Z" w16du:dateUtc="2026-04-05T02:54:00Z">
        <w:r>
          <w:rPr>
            <w:rFonts w:hint="eastAsia"/>
          </w:rPr>
          <w:t xml:space="preserve">We predicted </w:t>
        </w:r>
      </w:ins>
      <w:r w:rsidR="000E63FF">
        <w:t xml:space="preserve">that </w:t>
      </w:r>
      <w:r w:rsidR="00FD3F2B" w:rsidRPr="00FD3F2B">
        <w:t>RT would yield more mutual cooperation than both SM and SQ, driven by a higher rate of first-mover cooperation.</w:t>
      </w:r>
      <w:r w:rsidR="009B400C">
        <w:t xml:space="preserve"> </w:t>
      </w:r>
      <w:r w:rsidR="00FD3F2B" w:rsidRPr="00FD3F2B">
        <w:t xml:space="preserve">In </w:t>
      </w:r>
      <w:r w:rsidR="007E652E">
        <w:t>the simultaneous setting (</w:t>
      </w:r>
      <w:r w:rsidR="00FD3F2B" w:rsidRPr="00FD3F2B">
        <w:t>SM</w:t>
      </w:r>
      <w:r w:rsidR="007E652E">
        <w:t>)</w:t>
      </w:r>
      <w:r w:rsidR="00FD3F2B" w:rsidRPr="00FD3F2B">
        <w:t>, players cannot condition their choice on the</w:t>
      </w:r>
      <w:ins w:id="42" w:author="Tatsuya Kameda" w:date="2026-04-05T13:02:00Z" w16du:dateUtc="2026-04-05T04:02:00Z">
        <w:r w:rsidR="00CF5BC8">
          <w:t>i</w:t>
        </w:r>
      </w:ins>
      <w:ins w:id="43" w:author="Tatsuya Kameda" w:date="2026-04-05T13:03:00Z" w16du:dateUtc="2026-04-05T04:03:00Z">
        <w:r w:rsidR="00CF5BC8">
          <w:t>r</w:t>
        </w:r>
      </w:ins>
      <w:r w:rsidR="00FD3F2B" w:rsidRPr="00FD3F2B">
        <w:t xml:space="preserve"> partner</w:t>
      </w:r>
      <w:r w:rsidR="001B368B">
        <w:t>’</w:t>
      </w:r>
      <w:r w:rsidR="00FD3F2B" w:rsidRPr="00FD3F2B">
        <w:t xml:space="preserve">s action, leaving conditional cooperators to rely solely on prior beliefs about whether their partner will cooperate. Sequential timing </w:t>
      </w:r>
      <w:r w:rsidR="00CE5983">
        <w:t xml:space="preserve">(SQ) </w:t>
      </w:r>
      <w:r w:rsidR="00FD3F2B" w:rsidRPr="00FD3F2B">
        <w:t xml:space="preserve">alleviates this </w:t>
      </w:r>
      <w:r w:rsidR="004970BE">
        <w:t>problem</w:t>
      </w:r>
      <w:r w:rsidR="00FD3F2B" w:rsidRPr="00FD3F2B">
        <w:t xml:space="preserve"> because a first mover who commits to cooperation can elicit reciprocal cooperation from a conditionally cooperative second mover, albeit at the risk of exploitation. </w:t>
      </w:r>
      <w:ins w:id="44" w:author="Tatsuya Kameda" w:date="2026-04-05T11:56:00Z" w16du:dateUtc="2026-04-05T02:56:00Z">
        <w:r w:rsidR="00C95C82">
          <w:rPr>
            <w:rFonts w:hint="eastAsia"/>
          </w:rPr>
          <w:t xml:space="preserve">In SQ, however, </w:t>
        </w:r>
      </w:ins>
      <w:r w:rsidR="00FD3F2B" w:rsidRPr="00FD3F2B">
        <w:t xml:space="preserve">this </w:t>
      </w:r>
      <w:r w:rsidR="00FD3F2B" w:rsidRPr="00FD3F2B">
        <w:lastRenderedPageBreak/>
        <w:t>risk falls on a randomly assigned first mover regardless of their disposition</w:t>
      </w:r>
      <w:r w:rsidR="00777A54">
        <w:t>s</w:t>
      </w:r>
      <w:r w:rsidR="00FD3F2B" w:rsidRPr="00FD3F2B">
        <w:t xml:space="preserve">. In </w:t>
      </w:r>
      <w:r w:rsidR="00DB1EBB">
        <w:t>real time (</w:t>
      </w:r>
      <w:r w:rsidR="00FD3F2B" w:rsidRPr="00FD3F2B">
        <w:t>RT</w:t>
      </w:r>
      <w:r w:rsidR="00DB1EBB">
        <w:t>)</w:t>
      </w:r>
      <w:r w:rsidR="00963894">
        <w:t xml:space="preserve">, </w:t>
      </w:r>
      <w:r w:rsidR="00777A54">
        <w:t>by</w:t>
      </w:r>
      <w:r w:rsidR="00963894">
        <w:t xml:space="preserve"> contrast</w:t>
      </w:r>
      <w:r w:rsidR="00FD3F2B" w:rsidRPr="00FD3F2B">
        <w:t>,</w:t>
      </w:r>
      <w:r w:rsidR="00963894">
        <w:t xml:space="preserve"> players who</w:t>
      </w:r>
      <w:r w:rsidR="00777A54">
        <w:t xml:space="preserve"> are more willing</w:t>
      </w:r>
      <w:r w:rsidR="00963894">
        <w:t xml:space="preserve"> to take this risk </w:t>
      </w:r>
      <w:r w:rsidR="00777A54">
        <w:t>may become f</w:t>
      </w:r>
      <w:r w:rsidR="00963894">
        <w:t>irst movers.</w:t>
      </w:r>
      <w:r w:rsidR="00FD3F2B" w:rsidRPr="00FD3F2B">
        <w:t xml:space="preserve"> </w:t>
      </w:r>
      <w:r w:rsidR="00975DAE">
        <w:t>B</w:t>
      </w:r>
      <w:r w:rsidR="00777A54">
        <w:t>ecause</w:t>
      </w:r>
      <w:r w:rsidR="00963894">
        <w:t xml:space="preserve"> </w:t>
      </w:r>
      <w:r w:rsidR="00FD3F2B" w:rsidRPr="00FD3F2B">
        <w:t xml:space="preserve">players reluctant to lead can simply wait, those who commit early should disproportionately </w:t>
      </w:r>
      <w:r w:rsidR="0034434F">
        <w:t xml:space="preserve">be </w:t>
      </w:r>
      <w:r w:rsidR="0034434F" w:rsidRPr="00FD3F2B">
        <w:t>cooperat</w:t>
      </w:r>
      <w:r w:rsidR="0034434F">
        <w:t>ors</w:t>
      </w:r>
      <w:ins w:id="45" w:author="Tatsuya Kameda" w:date="2026-04-05T11:58:00Z" w16du:dateUtc="2026-04-05T02:58:00Z">
        <w:r w:rsidR="00C95C82">
          <w:t xml:space="preserve">, as </w:t>
        </w:r>
      </w:ins>
      <w:r w:rsidR="00FF53D2">
        <w:t xml:space="preserve">early defection </w:t>
      </w:r>
      <w:r w:rsidR="00252163">
        <w:t xml:space="preserve">is </w:t>
      </w:r>
      <w:ins w:id="46" w:author="Tatsuya Kameda" w:date="2026-04-05T11:58:00Z" w16du:dateUtc="2026-04-05T02:58:00Z">
        <w:r w:rsidR="00C95C82">
          <w:t xml:space="preserve">unlikely </w:t>
        </w:r>
      </w:ins>
      <w:ins w:id="47" w:author="Tatsuya Kameda" w:date="2026-04-05T11:59:00Z" w16du:dateUtc="2026-04-05T02:59:00Z">
        <w:r w:rsidR="00C95C82">
          <w:t xml:space="preserve">to induce cooperation </w:t>
        </w:r>
      </w:ins>
      <w:r w:rsidR="00FF53D2">
        <w:t>from second movers</w:t>
      </w:r>
      <w:r w:rsidR="00FD3F2B" w:rsidRPr="00FD3F2B">
        <w:t>. Moreover, because only one such individual</w:t>
      </w:r>
      <w:r w:rsidR="001657D0">
        <w:t xml:space="preserve"> </w:t>
      </w:r>
      <w:ins w:id="48" w:author="Tatsuya Kameda" w:date="2026-04-05T12:00:00Z" w16du:dateUtc="2026-04-05T03:00:00Z">
        <w:r w:rsidR="00485BDC">
          <w:t>is needed within a pair</w:t>
        </w:r>
      </w:ins>
      <w:r w:rsidR="00FD3F2B" w:rsidRPr="00FD3F2B">
        <w:t xml:space="preserve">, even a modest individual-level propensity to lead with cooperation can translate into a higher </w:t>
      </w:r>
      <w:r w:rsidR="00BE1823">
        <w:t xml:space="preserve">probability </w:t>
      </w:r>
      <w:r w:rsidR="00FD3F2B" w:rsidRPr="00FD3F2B">
        <w:t>of first-mover cooperation</w:t>
      </w:r>
      <w:ins w:id="49" w:author="Tatsuya Kameda" w:date="2026-04-05T12:01:00Z" w16du:dateUtc="2026-04-05T03:01:00Z">
        <w:r w:rsidR="007C3ED2">
          <w:t xml:space="preserve"> at the pair level</w:t>
        </w:r>
      </w:ins>
      <w:r w:rsidR="00FD3F2B" w:rsidRPr="00FD3F2B">
        <w:t xml:space="preserve">, </w:t>
      </w:r>
      <w:r w:rsidR="00BA38CD">
        <w:t xml:space="preserve">yielding </w:t>
      </w:r>
      <w:ins w:id="50" w:author="Tatsuya Kameda" w:date="2026-04-05T12:01:00Z" w16du:dateUtc="2026-04-05T03:01:00Z">
        <w:r w:rsidR="009D0C22">
          <w:t xml:space="preserve">greater </w:t>
        </w:r>
      </w:ins>
      <w:r w:rsidR="00FD3F2B" w:rsidRPr="00FD3F2B">
        <w:t xml:space="preserve">mutual cooperation </w:t>
      </w:r>
      <w:r w:rsidR="00BA38CD">
        <w:t xml:space="preserve">than </w:t>
      </w:r>
      <w:r w:rsidR="009F34DD">
        <w:t xml:space="preserve">in </w:t>
      </w:r>
      <w:r w:rsidR="00FD3F2B" w:rsidRPr="00FD3F2B">
        <w:t>both SM and SQ</w:t>
      </w:r>
      <w:r w:rsidR="000E63FF">
        <w:t xml:space="preserve">. </w:t>
      </w:r>
    </w:p>
    <w:p w14:paraId="14BA02C1" w14:textId="5EC8623E" w:rsidR="000E63FF" w:rsidRDefault="000E63FF" w:rsidP="0013713D">
      <w:r>
        <w:t>Across two experiments,</w:t>
      </w:r>
      <w:r w:rsidR="00E35A10" w:rsidRPr="00E35A10">
        <w:t xml:space="preserve"> real-time interaction indeed </w:t>
      </w:r>
      <w:r w:rsidR="00427CFD" w:rsidRPr="00E35A10">
        <w:t>yield</w:t>
      </w:r>
      <w:r w:rsidR="00EA22BD">
        <w:t>ed</w:t>
      </w:r>
      <w:r w:rsidR="00E35A10" w:rsidRPr="00E35A10">
        <w:t xml:space="preserve"> the highest rate of mutual cooperation</w:t>
      </w:r>
      <w:ins w:id="51" w:author="Tatsuya Kameda" w:date="2026-04-05T12:02:00Z" w16du:dateUtc="2026-04-05T03:02:00Z">
        <w:r w:rsidR="009D0C22">
          <w:t>:</w:t>
        </w:r>
      </w:ins>
      <w:r w:rsidR="00E35A10" w:rsidRPr="00E35A10">
        <w:t xml:space="preserve"> </w:t>
      </w:r>
      <w:ins w:id="52" w:author="Tatsuya Kameda" w:date="2026-04-05T12:02:00Z" w16du:dateUtc="2026-04-05T03:02:00Z">
        <w:r w:rsidR="009D0C22">
          <w:t>n</w:t>
        </w:r>
      </w:ins>
      <w:r w:rsidR="00E35A10" w:rsidRPr="00E35A10">
        <w:t xml:space="preserve">early two-thirds of pairs cooperated in RT, compared </w:t>
      </w:r>
      <w:r w:rsidR="000264A3">
        <w:t xml:space="preserve">with </w:t>
      </w:r>
      <w:r w:rsidR="00E35A10" w:rsidRPr="00E35A10">
        <w:t>roughly half in SQ and less than a third in SM.</w:t>
      </w:r>
      <w:r>
        <w:t xml:space="preserve"> We also observed clear evidence </w:t>
      </w:r>
      <w:ins w:id="53" w:author="Tatsuya Kameda" w:date="2026-04-05T12:03:00Z" w16du:dateUtc="2026-04-05T03:03:00Z">
        <w:r w:rsidR="009D0C22">
          <w:t>of strategic behavior</w:t>
        </w:r>
      </w:ins>
      <w:r w:rsidR="007E652E">
        <w:t>, w</w:t>
      </w:r>
      <w:r w:rsidR="009D3579">
        <w:t>ith</w:t>
      </w:r>
      <w:r w:rsidR="007E652E">
        <w:t xml:space="preserve"> </w:t>
      </w:r>
      <w:r>
        <w:t>many</w:t>
      </w:r>
      <w:r w:rsidR="003C58B9">
        <w:t xml:space="preserve"> </w:t>
      </w:r>
      <w:ins w:id="54" w:author="Tatsuya Kameda" w:date="2026-04-05T12:03:00Z" w16du:dateUtc="2026-04-05T03:03:00Z">
        <w:r w:rsidR="009D0C22">
          <w:t xml:space="preserve">participants </w:t>
        </w:r>
      </w:ins>
      <w:r w:rsidR="009D3579">
        <w:t xml:space="preserve">deliberately </w:t>
      </w:r>
      <w:r w:rsidR="003C58B9">
        <w:t>delay</w:t>
      </w:r>
      <w:r w:rsidR="009D3579">
        <w:t>ing</w:t>
      </w:r>
      <w:r w:rsidR="003C58B9">
        <w:t xml:space="preserve"> their decisions</w:t>
      </w:r>
      <w:r>
        <w:t xml:space="preserve">. </w:t>
      </w:r>
      <w:r w:rsidR="00602BCE">
        <w:t xml:space="preserve">However, </w:t>
      </w:r>
      <w:r w:rsidR="007E652E">
        <w:t xml:space="preserve">contrary to our </w:t>
      </w:r>
      <w:ins w:id="55" w:author="Tatsuya Kameda" w:date="2026-04-05T12:03:00Z" w16du:dateUtc="2026-04-05T03:03:00Z">
        <w:r w:rsidR="009D0C22">
          <w:t>prediction</w:t>
        </w:r>
      </w:ins>
      <w:r w:rsidR="007E652E">
        <w:t xml:space="preserve">, </w:t>
      </w:r>
      <w:r w:rsidR="00602BCE">
        <w:t xml:space="preserve">first-mover cooperation </w:t>
      </w:r>
      <w:ins w:id="56" w:author="Tatsuya Kameda" w:date="2026-04-05T12:04:00Z" w16du:dateUtc="2026-04-05T03:04:00Z">
        <w:r w:rsidR="009D0C22">
          <w:t xml:space="preserve">rates </w:t>
        </w:r>
      </w:ins>
      <w:r w:rsidR="00836050">
        <w:t xml:space="preserve">did </w:t>
      </w:r>
      <w:r w:rsidR="007E652E">
        <w:t xml:space="preserve">not </w:t>
      </w:r>
      <w:r w:rsidR="00836050">
        <w:t xml:space="preserve">differ </w:t>
      </w:r>
      <w:r w:rsidR="00602BCE">
        <w:t>between RT and SQ. Instead</w:t>
      </w:r>
      <w:r w:rsidR="001E768C">
        <w:t>,</w:t>
      </w:r>
      <w:r w:rsidR="00602BCE">
        <w:t xml:space="preserve"> </w:t>
      </w:r>
      <w:ins w:id="57" w:author="Tatsuya Kameda" w:date="2026-04-05T12:04:00Z" w16du:dateUtc="2026-04-05T03:04:00Z">
        <w:r w:rsidR="007B27E2">
          <w:t xml:space="preserve">RT’s advantage </w:t>
        </w:r>
      </w:ins>
      <w:r w:rsidR="00602BCE">
        <w:t xml:space="preserve">was driven by second movers reciprocating cooperation more </w:t>
      </w:r>
      <w:r w:rsidR="00B364E8">
        <w:t>faithfully</w:t>
      </w:r>
      <w:r w:rsidR="00024C27">
        <w:t xml:space="preserve"> than in SQ</w:t>
      </w:r>
      <w:r w:rsidR="00602BCE">
        <w:t>.</w:t>
      </w:r>
    </w:p>
    <w:p w14:paraId="485F3B0C" w14:textId="315D8D4A" w:rsidR="00E35A10" w:rsidRDefault="00E35A10" w:rsidP="00D97951">
      <w:commentRangeStart w:id="58"/>
      <w:commentRangeStart w:id="59"/>
      <w:r w:rsidRPr="00E35A10">
        <w:t xml:space="preserve">To </w:t>
      </w:r>
      <w:ins w:id="60" w:author="Tatsuya Kameda" w:date="2026-04-05T12:05:00Z" w16du:dateUtc="2026-04-05T03:05:00Z">
        <w:r w:rsidR="007B27E2">
          <w:t xml:space="preserve">explain </w:t>
        </w:r>
      </w:ins>
      <w:r w:rsidRPr="00E35A10">
        <w:t xml:space="preserve">these </w:t>
      </w:r>
      <w:ins w:id="61" w:author="Tatsuya Kameda" w:date="2026-04-05T12:05:00Z" w16du:dateUtc="2026-04-05T03:05:00Z">
        <w:r w:rsidR="00B76B91">
          <w:t>patterns</w:t>
        </w:r>
      </w:ins>
      <w:r w:rsidRPr="00E35A10">
        <w:t>,</w:t>
      </w:r>
      <w:commentRangeEnd w:id="58"/>
      <w:r w:rsidR="00B93D31" w:rsidRPr="00E35A10">
        <w:rPr>
          <w:rStyle w:val="a6"/>
          <w:sz w:val="20"/>
          <w:szCs w:val="24"/>
        </w:rPr>
        <w:commentReference w:id="58"/>
      </w:r>
      <w:commentRangeEnd w:id="59"/>
      <w:r w:rsidR="00DE1955" w:rsidRPr="00E35A10">
        <w:rPr>
          <w:rStyle w:val="a6"/>
          <w:sz w:val="20"/>
          <w:szCs w:val="24"/>
        </w:rPr>
        <w:commentReference w:id="59"/>
      </w:r>
      <w:r w:rsidRPr="00E35A10">
        <w:t xml:space="preserve"> we </w:t>
      </w:r>
      <w:ins w:id="62" w:author="Tatsuya Kameda" w:date="2026-04-05T12:05:00Z" w16du:dateUtc="2026-04-05T03:05:00Z">
        <w:r w:rsidR="00B76B91">
          <w:t>devel</w:t>
        </w:r>
      </w:ins>
      <w:ins w:id="63" w:author="Tatsuya Kameda" w:date="2026-04-05T12:06:00Z" w16du:dateUtc="2026-04-05T03:06:00Z">
        <w:r w:rsidR="00B76B91">
          <w:t>o</w:t>
        </w:r>
      </w:ins>
      <w:ins w:id="64" w:author="Tatsuya Kameda" w:date="2026-04-05T12:05:00Z" w16du:dateUtc="2026-04-05T03:05:00Z">
        <w:r w:rsidR="00B76B91">
          <w:t xml:space="preserve">p </w:t>
        </w:r>
      </w:ins>
      <w:r w:rsidRPr="00E35A10">
        <w:t>a game-theoretic model</w:t>
      </w:r>
      <w:ins w:id="65" w:author="Tatsuya Kameda" w:date="2026-04-05T12:06:00Z" w16du:dateUtc="2026-04-05T03:06:00Z">
        <w:r w:rsidR="00BA0E2F">
          <w:t xml:space="preserve"> based on belief-dependent reciprocity</w:t>
        </w:r>
      </w:ins>
      <w:r w:rsidR="00242BD2">
        <w:t xml:space="preserve">. The model </w:t>
      </w:r>
      <w:r w:rsidR="003928A2">
        <w:t>assumes</w:t>
      </w:r>
      <w:r w:rsidR="00242BD2">
        <w:t xml:space="preserve"> that </w:t>
      </w:r>
      <w:ins w:id="66" w:author="Tatsuya Kameda" w:date="2026-04-05T12:07:00Z" w16du:dateUtc="2026-04-05T03:07:00Z">
        <w:r w:rsidR="00C66956">
          <w:t xml:space="preserve">the strength of </w:t>
        </w:r>
      </w:ins>
      <w:ins w:id="67" w:author="Tatsuya Kameda" w:date="2026-04-05T12:37:00Z" w16du:dateUtc="2026-04-05T03:37:00Z">
        <w:r w:rsidR="000B25E9">
          <w:t xml:space="preserve">a </w:t>
        </w:r>
      </w:ins>
      <w:ins w:id="68" w:author="Tatsuya Kameda" w:date="2026-04-05T12:07:00Z" w16du:dateUtc="2026-04-05T03:07:00Z">
        <w:r w:rsidR="00C66956">
          <w:rPr>
            <w:rFonts w:hint="eastAsia"/>
          </w:rPr>
          <w:t>p</w:t>
        </w:r>
        <w:r w:rsidR="00C66956">
          <w:t>layer</w:t>
        </w:r>
      </w:ins>
      <w:ins w:id="69" w:author="Tatsuya Kameda" w:date="2026-04-05T12:09:00Z" w16du:dateUtc="2026-04-05T03:09:00Z">
        <w:r w:rsidR="00C66956">
          <w:t>’</w:t>
        </w:r>
      </w:ins>
      <w:ins w:id="70" w:author="Tatsuya Kameda" w:date="2026-04-05T12:07:00Z" w16du:dateUtc="2026-04-05T03:07:00Z">
        <w:r w:rsidR="00C66956">
          <w:t xml:space="preserve">s </w:t>
        </w:r>
      </w:ins>
      <w:r w:rsidRPr="00E35A10">
        <w:t>reciprocal preference depends on beliefs about the</w:t>
      </w:r>
      <w:ins w:id="71" w:author="Tatsuya Kameda" w:date="2026-04-05T12:08:00Z" w16du:dateUtc="2026-04-05T03:08:00Z">
        <w:r w:rsidR="00C66956">
          <w:t xml:space="preserve"> </w:t>
        </w:r>
      </w:ins>
      <w:r w:rsidRPr="00E35A10">
        <w:t>partner</w:t>
      </w:r>
      <w:r w:rsidR="001B368B">
        <w:t>’</w:t>
      </w:r>
      <w:r w:rsidRPr="00E35A10">
        <w:t xml:space="preserve">s reciprocity. </w:t>
      </w:r>
      <w:r w:rsidR="004B3355">
        <w:t>In RT</w:t>
      </w:r>
      <w:r w:rsidR="009D58CF">
        <w:t>,</w:t>
      </w:r>
      <w:r w:rsidR="004B3355">
        <w:t xml:space="preserve"> where </w:t>
      </w:r>
      <w:r w:rsidR="00E4107D">
        <w:t>decision</w:t>
      </w:r>
      <w:r w:rsidR="00E4107D" w:rsidRPr="00E35A10">
        <w:t xml:space="preserve"> </w:t>
      </w:r>
      <w:r w:rsidRPr="00E35A10">
        <w:t>order is</w:t>
      </w:r>
      <w:ins w:id="72" w:author="Tatsuya Kameda" w:date="2026-04-05T12:10:00Z" w16du:dateUtc="2026-04-05T03:10:00Z">
        <w:r w:rsidR="00A72F7A">
          <w:t xml:space="preserve"> endogenous</w:t>
        </w:r>
      </w:ins>
      <w:r w:rsidRPr="00E35A10">
        <w:t xml:space="preserve">, </w:t>
      </w:r>
      <w:r w:rsidR="00D97951">
        <w:t xml:space="preserve">committing </w:t>
      </w:r>
      <w:ins w:id="73" w:author="Tatsuya Kameda" w:date="2026-04-05T12:11:00Z" w16du:dateUtc="2026-04-05T03:11:00Z">
        <w:r w:rsidR="00A72F7A">
          <w:t xml:space="preserve">early </w:t>
        </w:r>
      </w:ins>
      <w:r w:rsidR="00D97951">
        <w:t xml:space="preserve">to </w:t>
      </w:r>
      <w:r w:rsidR="00BC3033">
        <w:t xml:space="preserve">cooperation </w:t>
      </w:r>
      <w:ins w:id="74" w:author="Tatsuya Kameda" w:date="2026-04-05T12:12:00Z" w16du:dateUtc="2026-04-05T03:12:00Z">
        <w:r w:rsidR="00A72F7A">
          <w:t>entails</w:t>
        </w:r>
      </w:ins>
      <w:r w:rsidR="004B3355">
        <w:t xml:space="preserve"> </w:t>
      </w:r>
      <w:r w:rsidR="00D97951">
        <w:t>forgoing the op</w:t>
      </w:r>
      <w:ins w:id="75" w:author="Tatsuya Kameda" w:date="2026-04-05T12:12:00Z" w16du:dateUtc="2026-04-05T03:12:00Z">
        <w:r w:rsidR="00A72F7A">
          <w:t>tion</w:t>
        </w:r>
      </w:ins>
      <w:r w:rsidR="00D97951">
        <w:t xml:space="preserve"> to wait and </w:t>
      </w:r>
      <w:r w:rsidR="003F59DA">
        <w:t>observe</w:t>
      </w:r>
      <w:r w:rsidR="00D97951">
        <w:t xml:space="preserve"> the partner</w:t>
      </w:r>
      <w:r w:rsidR="003F59DA">
        <w:t>’s</w:t>
      </w:r>
      <w:r w:rsidR="00D97951">
        <w:t xml:space="preserve"> </w:t>
      </w:r>
      <w:r w:rsidR="00E4107D">
        <w:t>deci</w:t>
      </w:r>
      <w:r w:rsidR="003F59DA">
        <w:t>sion</w:t>
      </w:r>
      <w:r w:rsidR="004B3355">
        <w:t xml:space="preserve">. </w:t>
      </w:r>
      <w:r w:rsidR="00E4107D">
        <w:t>First-mover c</w:t>
      </w:r>
      <w:r w:rsidR="004B3355">
        <w:t xml:space="preserve">ooperation in </w:t>
      </w:r>
      <w:r w:rsidR="00E4107D">
        <w:t>RT is th</w:t>
      </w:r>
      <w:r w:rsidR="003F59DA">
        <w:t>erefore</w:t>
      </w:r>
      <w:r w:rsidR="00E4107D">
        <w:t xml:space="preserve"> more </w:t>
      </w:r>
      <w:ins w:id="76" w:author="Tatsuya Kameda" w:date="2026-04-05T12:12:00Z" w16du:dateUtc="2026-04-05T03:12:00Z">
        <w:r w:rsidR="006771B0">
          <w:t>informative abou</w:t>
        </w:r>
      </w:ins>
      <w:ins w:id="77" w:author="Tatsuya Kameda" w:date="2026-04-05T12:13:00Z" w16du:dateUtc="2026-04-05T03:13:00Z">
        <w:r w:rsidR="006771B0">
          <w:t xml:space="preserve">t </w:t>
        </w:r>
      </w:ins>
      <w:ins w:id="78" w:author="Tatsuya Kameda" w:date="2026-04-05T12:38:00Z" w16du:dateUtc="2026-04-05T03:38:00Z">
        <w:r w:rsidR="000B25E9">
          <w:t>a</w:t>
        </w:r>
      </w:ins>
      <w:r w:rsidR="003F59DA">
        <w:t xml:space="preserve"> player’s </w:t>
      </w:r>
      <w:ins w:id="79" w:author="Tatsuya Kameda" w:date="2026-04-05T12:38:00Z" w16du:dateUtc="2026-04-05T03:38:00Z">
        <w:r w:rsidR="000B25E9">
          <w:t xml:space="preserve">reciprocal </w:t>
        </w:r>
      </w:ins>
      <w:ins w:id="80" w:author="Tatsuya Kameda" w:date="2026-04-05T12:16:00Z" w16du:dateUtc="2026-04-05T03:16:00Z">
        <w:r w:rsidR="00006AC6">
          <w:t>intent</w:t>
        </w:r>
      </w:ins>
      <w:r w:rsidR="00E4107D">
        <w:t xml:space="preserve"> </w:t>
      </w:r>
      <w:r w:rsidR="00D97951">
        <w:t>than cooperati</w:t>
      </w:r>
      <w:ins w:id="81" w:author="Tatsuya Kameda" w:date="2026-04-05T12:13:00Z" w16du:dateUtc="2026-04-05T03:13:00Z">
        <w:r w:rsidR="006771B0">
          <w:t>on</w:t>
        </w:r>
      </w:ins>
      <w:r w:rsidR="00D97951">
        <w:t xml:space="preserve"> </w:t>
      </w:r>
      <w:ins w:id="82" w:author="Tatsuya Kameda" w:date="2026-04-05T12:14:00Z" w16du:dateUtc="2026-04-05T03:14:00Z">
        <w:r w:rsidR="00BB6120">
          <w:t xml:space="preserve">by </w:t>
        </w:r>
      </w:ins>
      <w:r w:rsidR="00D97951">
        <w:t>an assigned first mover in SQ.</w:t>
      </w:r>
      <w:r w:rsidRPr="00E35A10">
        <w:t xml:space="preserve"> </w:t>
      </w:r>
      <w:ins w:id="83" w:author="Tatsuya Kameda" w:date="2026-04-05T12:18:00Z" w16du:dateUtc="2026-04-05T03:18:00Z">
        <w:r w:rsidR="00E13A10" w:rsidRPr="00E13A10">
          <w:t xml:space="preserve">Observing such voluntary early cooperation provides stronger grounds for inferring </w:t>
        </w:r>
      </w:ins>
      <w:ins w:id="84" w:author="Tatsuya Kameda" w:date="2026-04-05T12:39:00Z" w16du:dateUtc="2026-04-05T03:39:00Z">
        <w:r w:rsidR="000B25E9">
          <w:t xml:space="preserve">that the partner </w:t>
        </w:r>
      </w:ins>
      <w:ins w:id="85" w:author="Tatsuya Kameda" w:date="2026-04-05T12:58:00Z" w16du:dateUtc="2026-04-05T03:58:00Z">
        <w:r w:rsidR="00F85012">
          <w:t xml:space="preserve">intends to </w:t>
        </w:r>
      </w:ins>
      <w:ins w:id="86" w:author="Tatsuya Kameda" w:date="2026-04-05T12:18:00Z" w16du:dateUtc="2026-04-05T03:18:00Z">
        <w:r w:rsidR="00E13A10" w:rsidRPr="00E13A10">
          <w:t>reciproc</w:t>
        </w:r>
        <w:r w:rsidR="00E13A10">
          <w:t>a</w:t>
        </w:r>
      </w:ins>
      <w:ins w:id="87" w:author="Tatsuya Kameda" w:date="2026-04-05T12:58:00Z" w16du:dateUtc="2026-04-05T03:58:00Z">
        <w:r w:rsidR="00F85012">
          <w:t>te,</w:t>
        </w:r>
      </w:ins>
      <w:ins w:id="88" w:author="Tatsuya Kameda" w:date="2026-04-05T12:18:00Z" w16du:dateUtc="2026-04-05T03:18:00Z">
        <w:r w:rsidR="00E13A10" w:rsidRPr="00E13A10">
          <w:t xml:space="preserve"> increasing the second mover’s willingness to respond in kind. </w:t>
        </w:r>
      </w:ins>
      <w:commentRangeStart w:id="89"/>
      <w:ins w:id="90" w:author="Tatsuya Kameda" w:date="2026-04-05T12:19:00Z" w16du:dateUtc="2026-04-05T03:19:00Z">
        <w:r w:rsidR="00E13A10">
          <w:t>In this way</w:t>
        </w:r>
      </w:ins>
      <w:ins w:id="91" w:author="Ryutaro Mori" w:date="2026-03-26T01:12:00Z" w16du:dateUtc="2026-03-25T16:12:00Z">
        <w:r w:rsidR="00860E82">
          <w:t>, e</w:t>
        </w:r>
        <w:r w:rsidR="00860E82" w:rsidRPr="00E35A10">
          <w:t xml:space="preserve">ndogenous timing </w:t>
        </w:r>
        <w:r w:rsidR="00860E82">
          <w:t xml:space="preserve">makes </w:t>
        </w:r>
        <w:r w:rsidR="00860E82" w:rsidRPr="00E35A10">
          <w:t xml:space="preserve">first-mover cooperation </w:t>
        </w:r>
      </w:ins>
      <w:ins w:id="92" w:author="Tatsuya Kameda" w:date="2026-04-05T12:20:00Z" w16du:dateUtc="2026-04-05T03:20:00Z">
        <w:r w:rsidR="00807B4A">
          <w:t xml:space="preserve">both </w:t>
        </w:r>
      </w:ins>
      <w:ins w:id="93" w:author="Ryutaro Mori" w:date="2026-03-26T01:12:00Z" w16du:dateUtc="2026-03-25T16:12:00Z">
        <w:r w:rsidR="00860E82">
          <w:t xml:space="preserve">more demanding </w:t>
        </w:r>
      </w:ins>
      <w:ins w:id="94" w:author="Tatsuya Kameda" w:date="2026-04-05T12:21:00Z" w16du:dateUtc="2026-04-05T03:21:00Z">
        <w:r w:rsidR="00807B4A">
          <w:t xml:space="preserve">and more informative, </w:t>
        </w:r>
      </w:ins>
      <w:ins w:id="95" w:author="Ryutaro Mori" w:date="2026-03-26T01:12:00Z" w16du:dateUtc="2026-03-25T16:12:00Z">
        <w:r w:rsidR="00860E82" w:rsidRPr="00E35A10">
          <w:t>amplif</w:t>
        </w:r>
        <w:r w:rsidR="00860E82">
          <w:t xml:space="preserve">ying </w:t>
        </w:r>
        <w:r w:rsidR="00860E82" w:rsidRPr="00E35A10">
          <w:t>it</w:t>
        </w:r>
        <w:r w:rsidR="00860E82">
          <w:t>s</w:t>
        </w:r>
        <w:r w:rsidR="00860E82" w:rsidRPr="00E35A10">
          <w:t xml:space="preserve"> </w:t>
        </w:r>
        <w:r w:rsidR="00860E82">
          <w:t>function as a so</w:t>
        </w:r>
        <w:r w:rsidR="00860E82" w:rsidRPr="00E35A10">
          <w:t>cial signal</w:t>
        </w:r>
        <w:r w:rsidR="00860E82">
          <w:t>.</w:t>
        </w:r>
      </w:ins>
      <w:commentRangeEnd w:id="89"/>
      <w:r w:rsidR="003B48E6">
        <w:rPr>
          <w:rStyle w:val="a6"/>
          <w:sz w:val="20"/>
          <w:szCs w:val="24"/>
        </w:rPr>
        <w:commentReference w:id="89"/>
      </w:r>
      <w:ins w:id="96" w:author="Ryutaro Mori" w:date="2026-03-26T01:12:00Z" w16du:dateUtc="2026-03-25T16:12:00Z">
        <w:r w:rsidR="00860E82">
          <w:t xml:space="preserve"> </w:t>
        </w:r>
      </w:ins>
      <w:ins w:id="97" w:author="Tatsuya Kameda" w:date="2026-04-05T12:22:00Z" w16du:dateUtc="2026-04-05T03:22:00Z">
        <w:r w:rsidR="00807B4A">
          <w:t xml:space="preserve">This mechanism </w:t>
        </w:r>
      </w:ins>
      <w:r w:rsidR="00496CDB">
        <w:t>provides</w:t>
      </w:r>
      <w:r w:rsidRPr="00E35A10">
        <w:t xml:space="preserve"> a coherent account of </w:t>
      </w:r>
      <w:r w:rsidR="00034B4A">
        <w:t xml:space="preserve">the experimental </w:t>
      </w:r>
      <w:r w:rsidRPr="00E35A10">
        <w:t>findings</w:t>
      </w:r>
      <w:r w:rsidR="00034B4A">
        <w:t>,</w:t>
      </w:r>
      <w:r w:rsidR="00BC3033">
        <w:t xml:space="preserve"> </w:t>
      </w:r>
      <w:r w:rsidR="008B6BFB">
        <w:t xml:space="preserve">which </w:t>
      </w:r>
      <w:r w:rsidR="00BC3033" w:rsidRPr="00E35A10">
        <w:t xml:space="preserve">cannot be explained by models based on </w:t>
      </w:r>
      <w:r w:rsidR="00E22761">
        <w:t>h</w:t>
      </w:r>
      <w:r w:rsidR="00BC3033" w:rsidRPr="00E35A10">
        <w:t xml:space="preserve">omo economicus or </w:t>
      </w:r>
      <w:ins w:id="98" w:author="Tatsuya Kameda" w:date="2026-04-05T12:23:00Z" w16du:dateUtc="2026-04-05T03:23:00Z">
        <w:r w:rsidR="00807B4A">
          <w:t xml:space="preserve">purely </w:t>
        </w:r>
      </w:ins>
      <w:r w:rsidR="00BC3033" w:rsidRPr="00E35A10">
        <w:t>outcome-based reciprocity</w:t>
      </w:r>
      <w:r w:rsidR="00BC3033">
        <w:t xml:space="preserve">. </w:t>
      </w:r>
    </w:p>
    <w:p w14:paraId="214E7734" w14:textId="6974A9F3" w:rsidR="00293B16" w:rsidRDefault="00E35A10" w:rsidP="009C5B57">
      <w:pPr>
        <w:rPr>
          <w:rFonts w:eastAsia="Times New Roman"/>
          <w:b/>
          <w:bCs/>
          <w:kern w:val="36"/>
          <w:sz w:val="36"/>
          <w:szCs w:val="52"/>
        </w:rPr>
      </w:pPr>
      <w:r w:rsidRPr="00E35A10">
        <w:t xml:space="preserve">These findings have implications for how groups overcome strategic uncertainty and achieve cooperation in the absence of enforcement. </w:t>
      </w:r>
      <w:ins w:id="99" w:author="Tatsuya Kameda" w:date="2026-04-05T12:23:00Z" w16du:dateUtc="2026-04-05T03:23:00Z">
        <w:r w:rsidR="00F428FA">
          <w:t xml:space="preserve">Because </w:t>
        </w:r>
      </w:ins>
      <w:ins w:id="100" w:author="Ryutaro Mori" w:date="2026-03-26T01:14:00Z" w16du:dateUtc="2026-03-25T16:14:00Z">
        <w:r w:rsidR="00427EE4">
          <w:t>m</w:t>
        </w:r>
      </w:ins>
      <w:r w:rsidRPr="00E35A10">
        <w:t xml:space="preserve">any real-world </w:t>
      </w:r>
      <w:r w:rsidR="00912895">
        <w:t>interactions</w:t>
      </w:r>
      <w:r w:rsidR="00912895" w:rsidRPr="00E35A10">
        <w:t xml:space="preserve"> </w:t>
      </w:r>
      <w:r w:rsidRPr="00E35A10">
        <w:t>unfold in real time</w:t>
      </w:r>
      <w:ins w:id="101" w:author="Ryutaro Mori" w:date="2026-03-26T01:14:00Z" w16du:dateUtc="2026-03-25T16:14:00Z">
        <w:r w:rsidR="00427EE4">
          <w:t>,</w:t>
        </w:r>
      </w:ins>
      <w:r w:rsidRPr="00E35A10">
        <w:t xml:space="preserve"> temporal </w:t>
      </w:r>
      <w:r w:rsidR="00A77E90">
        <w:t>structure</w:t>
      </w:r>
      <w:r w:rsidR="00A77E90" w:rsidRPr="00E35A10">
        <w:t xml:space="preserve"> </w:t>
      </w:r>
      <w:r w:rsidRPr="00E35A10">
        <w:t xml:space="preserve">is not merely incidental but </w:t>
      </w:r>
      <w:ins w:id="102" w:author="Tatsuya Kameda" w:date="2026-04-05T12:24:00Z" w16du:dateUtc="2026-04-05T03:24:00Z">
        <w:r w:rsidR="00F428FA">
          <w:t>can facilitate coo</w:t>
        </w:r>
      </w:ins>
      <w:ins w:id="103" w:author="Tatsuya Kameda" w:date="2026-04-05T12:25:00Z" w16du:dateUtc="2026-04-05T03:25:00Z">
        <w:r w:rsidR="00F428FA">
          <w:t xml:space="preserve">rdination by </w:t>
        </w:r>
      </w:ins>
      <w:r w:rsidRPr="00E35A10">
        <w:t>enabl</w:t>
      </w:r>
      <w:ins w:id="104" w:author="Tatsuya Kameda" w:date="2026-04-05T12:25:00Z" w16du:dateUtc="2026-04-05T03:25:00Z">
        <w:r w:rsidR="00F428FA">
          <w:t>ing</w:t>
        </w:r>
      </w:ins>
      <w:r w:rsidRPr="00E35A10">
        <w:t xml:space="preserve"> voluntary </w:t>
      </w:r>
      <w:ins w:id="105" w:author="Tatsuya Kameda" w:date="2026-04-05T12:25:00Z" w16du:dateUtc="2026-04-05T03:25:00Z">
        <w:r w:rsidR="00F428FA">
          <w:t>early actions</w:t>
        </w:r>
      </w:ins>
      <w:r w:rsidRPr="00E35A10">
        <w:t xml:space="preserve"> to credibly signal </w:t>
      </w:r>
      <w:ins w:id="106" w:author="Tatsuya Kameda" w:date="2026-04-05T12:25:00Z" w16du:dateUtc="2026-04-05T03:25:00Z">
        <w:r w:rsidR="00F428FA">
          <w:t>cooperative</w:t>
        </w:r>
      </w:ins>
      <w:r w:rsidRPr="00E35A10">
        <w:t xml:space="preserve"> intent and elicit cooperation from partners who </w:t>
      </w:r>
      <w:r w:rsidR="00C54C77">
        <w:t xml:space="preserve">might </w:t>
      </w:r>
      <w:r w:rsidRPr="00E35A10">
        <w:t xml:space="preserve">otherwise remain cautious. </w:t>
      </w:r>
      <w:ins w:id="107" w:author="Tatsuya Kameda" w:date="2026-04-05T12:29:00Z" w16du:dateUtc="2026-04-05T03:29:00Z">
        <w:r w:rsidR="00F428FA" w:rsidRPr="00F428FA">
          <w:t>Rather than reducing incentives to defect</w:t>
        </w:r>
        <w:r w:rsidR="00F428FA">
          <w:t>,</w:t>
        </w:r>
        <w:r w:rsidR="00F428FA" w:rsidRPr="00F428FA">
          <w:t xml:space="preserve"> </w:t>
        </w:r>
      </w:ins>
      <w:ins w:id="108" w:author="Tatsuya Kameda" w:date="2026-04-05T12:30:00Z" w16du:dateUtc="2026-04-05T03:30:00Z">
        <w:r w:rsidR="00F428FA">
          <w:t xml:space="preserve">effective </w:t>
        </w:r>
      </w:ins>
      <w:ins w:id="109" w:author="Tatsuya Kameda" w:date="2026-04-05T12:29:00Z" w16du:dateUtc="2026-04-05T03:29:00Z">
        <w:r w:rsidR="00F428FA">
          <w:t>m</w:t>
        </w:r>
      </w:ins>
      <w:r w:rsidRPr="00E35A10">
        <w:t xml:space="preserve">echanism design may </w:t>
      </w:r>
      <w:ins w:id="110" w:author="Tatsuya Kameda" w:date="2026-04-05T12:29:00Z" w16du:dateUtc="2026-04-05T03:29:00Z">
        <w:r w:rsidR="00F428FA">
          <w:t xml:space="preserve">instead rely on </w:t>
        </w:r>
      </w:ins>
      <w:r w:rsidR="00C54C77">
        <w:t>p</w:t>
      </w:r>
      <w:r w:rsidRPr="00E35A10">
        <w:t>reserving conditions under which early commitment</w:t>
      </w:r>
      <w:ins w:id="111" w:author="Tatsuya Kameda" w:date="2026-04-05T12:26:00Z" w16du:dateUtc="2026-04-05T03:26:00Z">
        <w:r w:rsidR="00F428FA">
          <w:t>s are</w:t>
        </w:r>
      </w:ins>
      <w:r w:rsidRPr="00E35A10">
        <w:t xml:space="preserve"> </w:t>
      </w:r>
      <w:r w:rsidR="00DE2898">
        <w:t xml:space="preserve">voluntary and </w:t>
      </w:r>
      <w:ins w:id="112" w:author="Tatsuya Kameda" w:date="2026-04-05T12:26:00Z" w16du:dateUtc="2026-04-05T03:26:00Z">
        <w:r w:rsidR="00F428FA">
          <w:t>publicly observable</w:t>
        </w:r>
      </w:ins>
      <w:ins w:id="113" w:author="Tatsuya Kameda" w:date="2026-04-05T12:27:00Z" w16du:dateUtc="2026-04-05T03:27:00Z">
        <w:r w:rsidR="00F428FA">
          <w:t xml:space="preserve">, </w:t>
        </w:r>
        <w:r w:rsidR="00F428FA" w:rsidRPr="00F428FA">
          <w:t>allowing cooperation to become self-reinforcing even in one-shot interactions</w:t>
        </w:r>
      </w:ins>
      <w:ins w:id="114" w:author="Tatsuya Kameda" w:date="2026-04-05T13:04:00Z" w16du:dateUtc="2026-04-05T04:04:00Z">
        <w:r w:rsidR="00303F6A">
          <w:t xml:space="preserve">, </w:t>
        </w:r>
      </w:ins>
      <w:ins w:id="115" w:author="Tatsuya Kameda" w:date="2026-04-05T13:05:00Z" w16du:dateUtc="2026-04-05T04:05:00Z">
        <w:r w:rsidR="00303F6A" w:rsidRPr="00303F6A">
          <w:t>where enforcement is absent.</w:t>
        </w:r>
      </w:ins>
      <w:ins w:id="116" w:author="Tatsuya Kameda" w:date="2026-04-05T12:26:00Z" w16du:dateUtc="2026-04-05T03:26:00Z">
        <w:r w:rsidR="00F428FA">
          <w:t xml:space="preserve"> </w:t>
        </w:r>
      </w:ins>
    </w:p>
    <w:p w14:paraId="2771262E" w14:textId="77777777" w:rsidR="00293B16" w:rsidRDefault="00293B16" w:rsidP="009C5B57">
      <w:pPr>
        <w:spacing w:before="720"/>
        <w:ind w:firstLine="0"/>
        <w:jc w:val="center"/>
        <w:rPr>
          <w:b/>
          <w:bCs/>
        </w:rPr>
      </w:pPr>
      <w:commentRangeStart w:id="117"/>
      <w:r>
        <w:rPr>
          <w:b/>
          <w:bCs/>
          <w:noProof/>
        </w:rPr>
        <w:lastRenderedPageBreak/>
        <w:drawing>
          <wp:inline distT="0" distB="0" distL="0" distR="0" wp14:anchorId="3CD9695B" wp14:editId="27D6AEDC">
            <wp:extent cx="2879640" cy="4518135"/>
            <wp:effectExtent l="0" t="0" r="3810" b="0"/>
            <wp:docPr id="20311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0590" name="Picture 1"/>
                    <pic:cNvPicPr/>
                  </pic:nvPicPr>
                  <pic:blipFill>
                    <a:blip r:embed="rId12">
                      <a:extLst>
                        <a:ext uri="{96DAC541-7B7A-43D3-8B79-37D633B846F1}">
                          <asvg:svgBlip xmlns:asvg="http://schemas.microsoft.com/office/drawing/2016/SVG/main" r:embed="rId13"/>
                        </a:ext>
                      </a:extLst>
                    </a:blip>
                    <a:stretch>
                      <a:fillRect/>
                    </a:stretch>
                  </pic:blipFill>
                  <pic:spPr>
                    <a:xfrm>
                      <a:off x="0" y="0"/>
                      <a:ext cx="2879640" cy="4518135"/>
                    </a:xfrm>
                    <a:prstGeom prst="rect">
                      <a:avLst/>
                    </a:prstGeom>
                  </pic:spPr>
                </pic:pic>
              </a:graphicData>
            </a:graphic>
          </wp:inline>
        </w:drawing>
      </w:r>
      <w:commentRangeEnd w:id="117"/>
      <w:r w:rsidR="007E001D">
        <w:rPr>
          <w:rStyle w:val="a6"/>
          <w:b/>
          <w:bCs/>
          <w:sz w:val="20"/>
          <w:szCs w:val="24"/>
        </w:rPr>
        <w:commentReference w:id="117"/>
      </w:r>
    </w:p>
    <w:p w14:paraId="3844A778" w14:textId="625AA485" w:rsidR="00293B16" w:rsidRDefault="00293B16" w:rsidP="009C5B57">
      <w:pPr>
        <w:spacing w:after="720"/>
        <w:ind w:firstLine="0"/>
      </w:pPr>
      <w:r>
        <w:rPr>
          <w:b/>
          <w:bCs/>
        </w:rPr>
        <w:t xml:space="preserve">Figure 1. </w:t>
      </w:r>
      <w:r>
        <w:t xml:space="preserve">Illustration of </w:t>
      </w:r>
      <w:ins w:id="118" w:author="KAMEDA Tatsuya" w:date="2026-04-05T16:11:00Z" w16du:dateUtc="2026-04-05T07:11:00Z">
        <w:r w:rsidR="00D34F42">
          <w:t xml:space="preserve">the three </w:t>
        </w:r>
      </w:ins>
      <w:r>
        <w:t xml:space="preserve">time structures and </w:t>
      </w:r>
      <w:ins w:id="119" w:author="KAMEDA Tatsuya" w:date="2026-04-05T16:11:00Z" w16du:dateUtc="2026-04-05T07:11:00Z">
        <w:r w:rsidR="00D34F42">
          <w:t xml:space="preserve">the </w:t>
        </w:r>
      </w:ins>
      <w:r>
        <w:t xml:space="preserve">decision-making positions they create.  </w:t>
      </w:r>
      <w:r w:rsidRPr="007B7901">
        <w:t xml:space="preserve">In the real-time (RT) setting, players share a time window and make decisions that are immediately visible to their </w:t>
      </w:r>
      <w:ins w:id="120" w:author="KAMEDA Tatsuya" w:date="2026-04-05T16:12:00Z" w16du:dateUtc="2026-04-05T07:12:00Z">
        <w:r w:rsidR="00D34F42">
          <w:t>partner</w:t>
        </w:r>
      </w:ins>
      <w:r w:rsidRPr="007B7901">
        <w:t xml:space="preserve">. In the simultaneous (SM) setting, decisions are </w:t>
      </w:r>
      <w:ins w:id="121" w:author="KAMEDA Tatsuya" w:date="2026-04-05T16:13:00Z" w16du:dateUtc="2026-04-05T07:13:00Z">
        <w:r w:rsidR="0061799F">
          <w:t xml:space="preserve">revealed </w:t>
        </w:r>
      </w:ins>
      <w:r w:rsidRPr="007B7901">
        <w:t xml:space="preserve">only after the </w:t>
      </w:r>
      <w:ins w:id="122" w:author="KAMEDA Tatsuya" w:date="2026-04-05T16:13:00Z" w16du:dateUtc="2026-04-05T07:13:00Z">
        <w:r w:rsidR="0061799F">
          <w:t xml:space="preserve">full </w:t>
        </w:r>
      </w:ins>
      <w:r w:rsidRPr="007B7901">
        <w:t xml:space="preserve">time window has </w:t>
      </w:r>
      <w:ins w:id="123" w:author="KAMEDA Tatsuya" w:date="2026-04-05T16:13:00Z" w16du:dateUtc="2026-04-05T07:13:00Z">
        <w:r w:rsidR="0061799F">
          <w:t>elapsed</w:t>
        </w:r>
      </w:ins>
      <w:r w:rsidRPr="007B7901">
        <w:t>, forcing players to act independently. In the sequential (SQ) setting, players are assigned as either first or second movers and make decisions in that order.</w:t>
      </w:r>
    </w:p>
    <w:p w14:paraId="18F85763" w14:textId="354E8B9B" w:rsidR="00D650DA" w:rsidRDefault="0006348E" w:rsidP="00AB6A55">
      <w:pPr>
        <w:pStyle w:val="1"/>
      </w:pPr>
      <w:r w:rsidRPr="00B60062">
        <w:t>Results</w:t>
      </w:r>
    </w:p>
    <w:p w14:paraId="74EF7430" w14:textId="3ADB8F06" w:rsidR="00692052" w:rsidRPr="00965406" w:rsidRDefault="00D90D97" w:rsidP="00692052">
      <w:pPr>
        <w:pStyle w:val="2"/>
      </w:pPr>
      <w:r>
        <w:t>Paradigm</w:t>
      </w:r>
    </w:p>
    <w:p w14:paraId="5567DC74" w14:textId="2162B15E" w:rsidR="00692052" w:rsidRDefault="0013713D" w:rsidP="00D650DA">
      <w:pPr>
        <w:spacing w:before="240"/>
        <w:ind w:firstLine="0"/>
      </w:pPr>
      <w:r w:rsidRPr="0013713D">
        <w:t xml:space="preserve">We </w:t>
      </w:r>
      <w:r w:rsidR="00105BBE">
        <w:t xml:space="preserve">first </w:t>
      </w:r>
      <w:r w:rsidRPr="0013713D">
        <w:rPr>
          <w:rFonts w:hint="eastAsia"/>
        </w:rPr>
        <w:t>r</w:t>
      </w:r>
      <w:r w:rsidRPr="0013713D">
        <w:t xml:space="preserve">eport results from </w:t>
      </w:r>
      <w:ins w:id="124" w:author="KAMEDA Tatsuya" w:date="2026-04-05T16:15:00Z" w16du:dateUtc="2026-04-05T07:15:00Z">
        <w:r w:rsidR="00947E87">
          <w:t xml:space="preserve">two </w:t>
        </w:r>
      </w:ins>
      <w:ins w:id="125" w:author="KAMEDA Tatsuya" w:date="2026-04-05T16:16:00Z" w16du:dateUtc="2026-04-05T07:16:00Z">
        <w:r w:rsidR="003D1F35">
          <w:t xml:space="preserve">preregistered </w:t>
        </w:r>
      </w:ins>
      <w:r w:rsidRPr="0013713D">
        <w:t xml:space="preserve">behavioral experiments </w:t>
      </w:r>
      <w:r w:rsidR="00BB3D59">
        <w:t>using</w:t>
      </w:r>
      <w:r w:rsidRPr="0013713D">
        <w:t xml:space="preserve"> one-shot Prisoner</w:t>
      </w:r>
      <w:r w:rsidR="001B368B">
        <w:t>’</w:t>
      </w:r>
      <w:r w:rsidRPr="0013713D">
        <w:t>s Dilemma</w:t>
      </w:r>
      <w:ins w:id="126" w:author="Ryutaro Mori" w:date="2026-04-01T19:39:00Z" w16du:dateUtc="2026-04-01T10:39:00Z">
        <w:r w:rsidR="00A20029">
          <w:t xml:space="preserve"> (PD)</w:t>
        </w:r>
      </w:ins>
      <w:r w:rsidRPr="0013713D">
        <w:t xml:space="preserve"> games as </w:t>
      </w:r>
      <w:r w:rsidR="00212B87">
        <w:t xml:space="preserve">a </w:t>
      </w:r>
      <w:r w:rsidR="00212B87" w:rsidRPr="00212B87">
        <w:t>canonical model of collective action problems</w:t>
      </w:r>
      <w:r w:rsidRPr="0013713D">
        <w:t xml:space="preserve">. Players </w:t>
      </w:r>
      <w:r w:rsidR="000574C6">
        <w:t>were</w:t>
      </w:r>
      <w:r w:rsidRPr="0013713D">
        <w:t xml:space="preserve"> paired and </w:t>
      </w:r>
      <w:r w:rsidR="000574C6">
        <w:t xml:space="preserve">each </w:t>
      </w:r>
      <w:r w:rsidRPr="0013713D">
        <w:t>beg</w:t>
      </w:r>
      <w:r w:rsidR="000574C6">
        <w:t>a</w:t>
      </w:r>
      <w:r w:rsidRPr="0013713D">
        <w:t>n with an endowment of 100 monetary units (MUs)</w:t>
      </w:r>
      <w:ins w:id="127" w:author="KAMEDA Tatsuya" w:date="2026-04-05T16:16:00Z" w16du:dateUtc="2026-04-05T07:16:00Z">
        <w:r w:rsidR="00861A5F">
          <w:t xml:space="preserve">. </w:t>
        </w:r>
      </w:ins>
      <w:ins w:id="128" w:author="Ryutaro Mori" w:date="2026-04-01T19:39:00Z" w16du:dateUtc="2026-04-01T10:39:00Z">
        <w:r w:rsidR="00A20029">
          <w:t xml:space="preserve">In </w:t>
        </w:r>
      </w:ins>
      <w:ins w:id="129" w:author="KAMEDA Tatsuya" w:date="2026-04-05T16:17:00Z" w16du:dateUtc="2026-04-05T07:17:00Z">
        <w:r w:rsidR="00861A5F">
          <w:t xml:space="preserve">the </w:t>
        </w:r>
      </w:ins>
      <w:ins w:id="130" w:author="Ryutaro Mori" w:date="2026-04-01T19:39:00Z" w16du:dateUtc="2026-04-01T10:39:00Z">
        <w:r w:rsidR="00A20029">
          <w:t>PD</w:t>
        </w:r>
        <w:r w:rsidR="00FF02CA">
          <w:t xml:space="preserve"> game</w:t>
        </w:r>
      </w:ins>
      <w:r w:rsidRPr="0013713D">
        <w:t xml:space="preserve">, </w:t>
      </w:r>
      <w:r w:rsidR="00C85299">
        <w:t>players</w:t>
      </w:r>
      <w:r w:rsidR="00C85299" w:rsidRPr="0013713D">
        <w:t xml:space="preserve"> </w:t>
      </w:r>
      <w:r w:rsidRPr="0013713D">
        <w:t>engage</w:t>
      </w:r>
      <w:ins w:id="131" w:author="KAMEDA Tatsuya" w:date="2026-04-05T16:17:00Z" w16du:dateUtc="2026-04-05T07:17:00Z">
        <w:r w:rsidR="00861A5F">
          <w:t>d</w:t>
        </w:r>
      </w:ins>
      <w:r w:rsidRPr="0013713D">
        <w:t xml:space="preserve"> in a joint project </w:t>
      </w:r>
      <w:r w:rsidR="00C85299">
        <w:t xml:space="preserve">in which </w:t>
      </w:r>
      <w:r w:rsidRPr="0013713D">
        <w:t xml:space="preserve">each player </w:t>
      </w:r>
      <w:r w:rsidR="00C85299">
        <w:t>could</w:t>
      </w:r>
      <w:r w:rsidR="00C85299" w:rsidRPr="0013713D">
        <w:t xml:space="preserve"> </w:t>
      </w:r>
      <w:r w:rsidRPr="0013713D">
        <w:t>either invest (cooperate) their 100 MUs or keep (defect) th</w:t>
      </w:r>
      <w:r w:rsidR="003668F2">
        <w:t>e</w:t>
      </w:r>
      <w:ins w:id="132" w:author="KAMEDA Tatsuya" w:date="2026-04-05T16:18:00Z" w16du:dateUtc="2026-04-05T07:18:00Z">
        <w:r w:rsidR="003F39BE">
          <w:t>m</w:t>
        </w:r>
      </w:ins>
      <w:r w:rsidRPr="0013713D">
        <w:t>. If a player invest</w:t>
      </w:r>
      <w:r w:rsidR="00C85299">
        <w:t>ed</w:t>
      </w:r>
      <w:r w:rsidRPr="0013713D">
        <w:t xml:space="preserve"> 100 MUs, the amount </w:t>
      </w:r>
      <w:r w:rsidR="00C85299">
        <w:t>wa</w:t>
      </w:r>
      <w:r w:rsidRPr="0013713D">
        <w:t xml:space="preserve">s multiplied by 1.5, </w:t>
      </w:r>
      <w:r w:rsidR="00C85299">
        <w:t xml:space="preserve">yielding </w:t>
      </w:r>
      <w:r w:rsidRPr="0013713D">
        <w:t xml:space="preserve">100 </w:t>
      </w:r>
      <w:r w:rsidRPr="0013713D">
        <w:lastRenderedPageBreak/>
        <w:t xml:space="preserve">MUs </w:t>
      </w:r>
      <w:r w:rsidR="00C85299">
        <w:t xml:space="preserve">for the partner </w:t>
      </w:r>
      <w:r w:rsidRPr="0013713D">
        <w:t xml:space="preserve">and </w:t>
      </w:r>
      <w:r w:rsidR="00C85299">
        <w:t xml:space="preserve">returning </w:t>
      </w:r>
      <w:r w:rsidRPr="0013713D">
        <w:t xml:space="preserve">50 MUs </w:t>
      </w:r>
      <w:r w:rsidR="00C85299">
        <w:t xml:space="preserve">to the </w:t>
      </w:r>
      <w:r w:rsidR="00C85299" w:rsidRPr="00C85299">
        <w:t>investing player</w:t>
      </w:r>
      <w:r w:rsidRPr="0013713D">
        <w:t>.</w:t>
      </w:r>
    </w:p>
    <w:p w14:paraId="3C4B1230" w14:textId="2F5DFC8A" w:rsidR="0013713D" w:rsidRDefault="0013713D" w:rsidP="0013713D">
      <w:r>
        <w:t xml:space="preserve">A critical aspect of </w:t>
      </w:r>
      <w:r w:rsidR="003668F2">
        <w:t xml:space="preserve">the </w:t>
      </w:r>
      <w:r>
        <w:t xml:space="preserve">experiment </w:t>
      </w:r>
      <w:r w:rsidR="004F04C3">
        <w:t xml:space="preserve">was the </w:t>
      </w:r>
      <w:r>
        <w:t>manipulat</w:t>
      </w:r>
      <w:r w:rsidR="004F04C3">
        <w:t xml:space="preserve">ion of </w:t>
      </w:r>
      <w:r>
        <w:t>the game</w:t>
      </w:r>
      <w:r w:rsidR="001B368B">
        <w:t>’</w:t>
      </w:r>
      <w:r>
        <w:t xml:space="preserve">s time structure in three ways (Figure 1): real-time (RT), simultaneous (SM), and sequential (SQ). In the RT condition, pairs </w:t>
      </w:r>
      <w:r w:rsidR="004F04C3">
        <w:t xml:space="preserve">shared </w:t>
      </w:r>
      <w:r>
        <w:t xml:space="preserve">a 60-second window during which each player </w:t>
      </w:r>
      <w:r w:rsidR="004F04C3">
        <w:t xml:space="preserve">could </w:t>
      </w:r>
      <w:r>
        <w:t xml:space="preserve">commit to their decision at any time. Each player </w:t>
      </w:r>
      <w:r w:rsidR="004F04C3">
        <w:t xml:space="preserve">could </w:t>
      </w:r>
      <w:r>
        <w:t xml:space="preserve">make only one decision, and </w:t>
      </w:r>
      <w:ins w:id="133" w:author="Ryutaro Mori" w:date="2026-03-26T01:17:00Z" w16du:dateUtc="2026-03-25T16:17:00Z">
        <w:r w:rsidR="005C0FA0">
          <w:t>decision</w:t>
        </w:r>
      </w:ins>
      <w:ins w:id="134" w:author="KAMEDA Tatsuya" w:date="2026-04-05T16:19:00Z" w16du:dateUtc="2026-04-05T07:19:00Z">
        <w:r w:rsidR="001E5F19">
          <w:t>s</w:t>
        </w:r>
      </w:ins>
      <w:r w:rsidR="004F04C3" w:rsidRPr="004F04C3">
        <w:t xml:space="preserve"> w</w:t>
      </w:r>
      <w:ins w:id="135" w:author="KAMEDA Tatsuya" w:date="2026-04-05T16:19:00Z" w16du:dateUtc="2026-04-05T07:19:00Z">
        <w:r w:rsidR="001E5F19">
          <w:t>ere</w:t>
        </w:r>
      </w:ins>
      <w:r w:rsidR="00C45759">
        <w:t xml:space="preserve"> </w:t>
      </w:r>
      <w:ins w:id="136" w:author="KAMEDA Tatsuya" w:date="2026-04-05T16:19:00Z" w16du:dateUtc="2026-04-05T07:19:00Z">
        <w:r w:rsidR="001E5F19">
          <w:t xml:space="preserve">reveled </w:t>
        </w:r>
      </w:ins>
      <w:r>
        <w:t xml:space="preserve">immediately </w:t>
      </w:r>
      <w:ins w:id="137" w:author="KAMEDA Tatsuya" w:date="2026-04-05T16:20:00Z" w16du:dateUtc="2026-04-05T07:20:00Z">
        <w:r w:rsidR="001E5F19">
          <w:t>upon commitment</w:t>
        </w:r>
      </w:ins>
      <w:r>
        <w:t xml:space="preserve">. The SM condition </w:t>
      </w:r>
      <w:r w:rsidR="00B72CA6">
        <w:t xml:space="preserve">was identical </w:t>
      </w:r>
      <w:r>
        <w:t>to RT, except that both players</w:t>
      </w:r>
      <w:r w:rsidR="001B368B">
        <w:t>’</w:t>
      </w:r>
      <w:r>
        <w:t xml:space="preserve"> decisions </w:t>
      </w:r>
      <w:r w:rsidR="00B72CA6">
        <w:t>we</w:t>
      </w:r>
      <w:r>
        <w:t>re revealed only after the full 60 seconds ha</w:t>
      </w:r>
      <w:r w:rsidR="00B72CA6">
        <w:t>d elapsed</w:t>
      </w:r>
      <w:r>
        <w:t xml:space="preserve">. In the SQ condition, participants </w:t>
      </w:r>
      <w:r w:rsidR="00B72CA6">
        <w:t xml:space="preserve">were </w:t>
      </w:r>
      <w:r>
        <w:t xml:space="preserve">exogenously assigned </w:t>
      </w:r>
      <w:r w:rsidR="00B72CA6">
        <w:t xml:space="preserve">to be </w:t>
      </w:r>
      <w:r>
        <w:t xml:space="preserve">either first or second </w:t>
      </w:r>
      <w:r w:rsidRPr="00643B86">
        <w:t>movers</w:t>
      </w:r>
      <w:r>
        <w:t>. First movers ha</w:t>
      </w:r>
      <w:r w:rsidR="00B72CA6">
        <w:t>d an</w:t>
      </w:r>
      <w:r>
        <w:t xml:space="preserve"> initial 60</w:t>
      </w:r>
      <w:r w:rsidR="00B72CA6">
        <w:t>-</w:t>
      </w:r>
      <w:r>
        <w:t>second</w:t>
      </w:r>
      <w:r w:rsidR="00B72CA6">
        <w:t xml:space="preserve"> window to decide</w:t>
      </w:r>
      <w:r>
        <w:t xml:space="preserve">, </w:t>
      </w:r>
      <w:r w:rsidR="00B72CA6">
        <w:t xml:space="preserve">after which </w:t>
      </w:r>
      <w:r>
        <w:t xml:space="preserve">second movers </w:t>
      </w:r>
      <w:r w:rsidR="00B72CA6">
        <w:t xml:space="preserve">were given </w:t>
      </w:r>
      <w:r>
        <w:t>another 60-second window after observing the first mover</w:t>
      </w:r>
      <w:ins w:id="138" w:author="KAMEDA Tatsuya" w:date="2026-04-05T16:21:00Z" w16du:dateUtc="2026-04-05T07:21:00Z">
        <w:r w:rsidR="00135E16">
          <w:t>’</w:t>
        </w:r>
      </w:ins>
      <w:r>
        <w:t xml:space="preserve">s decision. </w:t>
      </w:r>
    </w:p>
    <w:p w14:paraId="1C145847" w14:textId="0C304B93" w:rsidR="0013713D" w:rsidRDefault="0013713D" w:rsidP="0013713D">
      <w:r>
        <w:t xml:space="preserve">Crucially, these different time </w:t>
      </w:r>
      <w:r w:rsidR="008E04CC">
        <w:t xml:space="preserve">structures </w:t>
      </w:r>
      <w:r>
        <w:t xml:space="preserve">create </w:t>
      </w:r>
      <w:r w:rsidR="001220D0">
        <w:t xml:space="preserve">distinct </w:t>
      </w:r>
      <w:r>
        <w:t>decision-making positions. In SM, all players are in identical position</w:t>
      </w:r>
      <w:ins w:id="139" w:author="KAMEDA Tatsuya" w:date="2026-04-05T16:22:00Z" w16du:dateUtc="2026-04-05T07:22:00Z">
        <w:r w:rsidR="00FD6E53">
          <w:t>s</w:t>
        </w:r>
      </w:ins>
      <w:r w:rsidR="00291613">
        <w:t>:</w:t>
      </w:r>
      <w:r>
        <w:t xml:space="preserve"> they form beliefs about </w:t>
      </w:r>
      <w:r w:rsidR="00D53CAE">
        <w:t xml:space="preserve">their partners </w:t>
      </w:r>
      <w:r>
        <w:t>and decide independently</w:t>
      </w:r>
      <w:ins w:id="140" w:author="KAMEDA Tatsuya" w:date="2026-04-05T16:22:00Z" w16du:dateUtc="2026-04-05T07:22:00Z">
        <w:r w:rsidR="00782F03">
          <w:t>,</w:t>
        </w:r>
      </w:ins>
      <w:r>
        <w:t xml:space="preserve"> </w:t>
      </w:r>
      <w:ins w:id="141" w:author="KAMEDA Tatsuya" w:date="2026-04-05T16:22:00Z" w16du:dateUtc="2026-04-05T07:22:00Z">
        <w:r w:rsidR="00782F03">
          <w:t xml:space="preserve">as </w:t>
        </w:r>
      </w:ins>
      <w:r>
        <w:t xml:space="preserve">no player can </w:t>
      </w:r>
      <w:r w:rsidR="00291613">
        <w:t xml:space="preserve">observe </w:t>
      </w:r>
      <w:r w:rsidR="00291613" w:rsidRPr="00291613">
        <w:t xml:space="preserve">the partner’s decision before </w:t>
      </w:r>
      <w:ins w:id="142" w:author="KAMEDA Tatsuya" w:date="2026-04-05T16:22:00Z" w16du:dateUtc="2026-04-05T07:22:00Z">
        <w:r w:rsidR="00782F03">
          <w:t>acting</w:t>
        </w:r>
      </w:ins>
      <w:r>
        <w:t xml:space="preserve">. In contrast, pairs in SQ and RT have </w:t>
      </w:r>
      <w:r w:rsidR="00C62D0A">
        <w:t xml:space="preserve">a </w:t>
      </w:r>
      <w:r>
        <w:t>decision order. In SQ, th</w:t>
      </w:r>
      <w:r w:rsidR="00C62D0A">
        <w:t xml:space="preserve">is order is </w:t>
      </w:r>
      <w:r w:rsidR="00C45759">
        <w:t xml:space="preserve">exogenously </w:t>
      </w:r>
      <w:r w:rsidR="00C62D0A">
        <w:t>assig</w:t>
      </w:r>
      <w:r w:rsidR="00725196">
        <w:t>n</w:t>
      </w:r>
      <w:r w:rsidR="00C62D0A">
        <w:t>ed</w:t>
      </w:r>
      <w:r w:rsidR="004569CE">
        <w:t xml:space="preserve"> </w:t>
      </w:r>
      <w:r>
        <w:t xml:space="preserve">by </w:t>
      </w:r>
      <w:r w:rsidR="00E77A50">
        <w:t xml:space="preserve">the </w:t>
      </w:r>
      <w:r>
        <w:t xml:space="preserve">experimenter, creating </w:t>
      </w:r>
      <w:r w:rsidR="000D5444">
        <w:t>“</w:t>
      </w:r>
      <w:r w:rsidR="00D2220C">
        <w:t>assigned</w:t>
      </w:r>
      <w:r w:rsidR="00D53CAE">
        <w:t>”</w:t>
      </w:r>
      <w:r>
        <w:t xml:space="preserve"> first and second movers. In RT, because players choose when to commit, </w:t>
      </w:r>
      <w:r w:rsidR="00432F93">
        <w:t xml:space="preserve">the </w:t>
      </w:r>
      <w:r>
        <w:t xml:space="preserve">decision order </w:t>
      </w:r>
      <w:r w:rsidR="00C62D0A">
        <w:t>emerges</w:t>
      </w:r>
      <w:r>
        <w:t xml:space="preserve"> endogenous</w:t>
      </w:r>
      <w:r w:rsidR="00C62D0A">
        <w:t>ly</w:t>
      </w:r>
      <w:r>
        <w:t xml:space="preserve">, </w:t>
      </w:r>
      <w:r w:rsidR="00C62D0A">
        <w:t>resulting in</w:t>
      </w:r>
      <w:r>
        <w:t xml:space="preserve"> </w:t>
      </w:r>
      <w:ins w:id="143" w:author="KAMEDA Tatsuya" w:date="2026-04-05T16:23:00Z" w16du:dateUtc="2026-04-05T07:23:00Z">
        <w:r w:rsidR="0041154B">
          <w:t>“</w:t>
        </w:r>
      </w:ins>
      <w:r>
        <w:t>voluntary</w:t>
      </w:r>
      <w:ins w:id="144" w:author="KAMEDA Tatsuya" w:date="2026-04-05T16:23:00Z" w16du:dateUtc="2026-04-05T07:23:00Z">
        <w:r w:rsidR="0041154B">
          <w:t>”</w:t>
        </w:r>
      </w:ins>
      <w:r>
        <w:t xml:space="preserve"> first and second movers.</w:t>
      </w:r>
    </w:p>
    <w:p w14:paraId="0426AA1C" w14:textId="6F40D22B" w:rsidR="00673142" w:rsidRDefault="0013713D" w:rsidP="009D2C11">
      <w:pPr>
        <w:rPr>
          <w:rFonts w:eastAsiaTheme="majorEastAsia"/>
          <w:b/>
          <w:bCs/>
          <w:color w:val="000000" w:themeColor="text1"/>
          <w:sz w:val="28"/>
          <w:szCs w:val="28"/>
        </w:rPr>
      </w:pPr>
      <w:r>
        <w:t xml:space="preserve">We conducted two waves of </w:t>
      </w:r>
      <w:r w:rsidR="00D25299">
        <w:t xml:space="preserve">preregistered </w:t>
      </w:r>
      <w:r>
        <w:t>experiments with a total of 750 US-resident</w:t>
      </w:r>
      <w:r w:rsidR="00432F93">
        <w:t>,</w:t>
      </w:r>
      <w:r>
        <w:t xml:space="preserve"> English-speaking participants recruited online through Prolific Academic. Each participant was randomly assigned to one of the </w:t>
      </w:r>
      <w:r w:rsidR="00737270">
        <w:t xml:space="preserve">three </w:t>
      </w:r>
      <w:r>
        <w:t>time</w:t>
      </w:r>
      <w:r w:rsidR="00737270">
        <w:t>-</w:t>
      </w:r>
      <w:r>
        <w:t>structure conditions and played a one-shot P</w:t>
      </w:r>
      <w:ins w:id="145" w:author="KAMEDA Tatsuya" w:date="2026-04-05T16:24:00Z" w16du:dateUtc="2026-04-05T07:24:00Z">
        <w:r w:rsidR="0012004E">
          <w:t>D</w:t>
        </w:r>
      </w:ins>
      <w:r>
        <w:t xml:space="preserve"> game with another participant. In addition to the PD game, </w:t>
      </w:r>
      <w:r w:rsidR="00432F93">
        <w:t xml:space="preserve">participants </w:t>
      </w:r>
      <w:r>
        <w:t xml:space="preserve">completed two incentivized tasks measuring preferences for risk and </w:t>
      </w:r>
      <w:r w:rsidR="00432F93">
        <w:t xml:space="preserve">for </w:t>
      </w:r>
      <w:r>
        <w:t xml:space="preserve">the distribution of goods, as well as surveys </w:t>
      </w:r>
      <w:r w:rsidR="00432F93">
        <w:t xml:space="preserve">assessing </w:t>
      </w:r>
      <w:r>
        <w:t xml:space="preserve">psychological traits (see SI for details). In the main text, we report results from the second, main experiment (N=600). </w:t>
      </w:r>
      <w:r w:rsidR="0031720E">
        <w:t>R</w:t>
      </w:r>
      <w:r>
        <w:t xml:space="preserve">esults from the </w:t>
      </w:r>
      <w:r w:rsidR="001052DE">
        <w:t>pilot</w:t>
      </w:r>
      <w:r>
        <w:t xml:space="preserve"> experiment (N=150), </w:t>
      </w:r>
      <w:r w:rsidR="0031720E" w:rsidRPr="0031720E">
        <w:t>which yielded largely identical patterns, are reported in the Supporting Information (SI)</w:t>
      </w:r>
      <w:r>
        <w:t>.</w:t>
      </w:r>
      <w:r w:rsidR="00673142">
        <w:br w:type="page"/>
      </w:r>
    </w:p>
    <w:p w14:paraId="591E17D0" w14:textId="77777777" w:rsidR="00673142" w:rsidRDefault="00673142" w:rsidP="009C5B57">
      <w:pPr>
        <w:spacing w:before="240"/>
        <w:ind w:firstLine="0"/>
        <w:jc w:val="center"/>
        <w:rPr>
          <w:b/>
          <w:bCs/>
        </w:rPr>
      </w:pPr>
      <w:r>
        <w:rPr>
          <w:b/>
          <w:bCs/>
          <w:noProof/>
        </w:rPr>
        <w:lastRenderedPageBreak/>
        <w:drawing>
          <wp:inline distT="0" distB="0" distL="0" distR="0" wp14:anchorId="29787F78" wp14:editId="7ED2B9A2">
            <wp:extent cx="5369426" cy="4560712"/>
            <wp:effectExtent l="0" t="0" r="3175" b="0"/>
            <wp:docPr id="109645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4603"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5375747" cy="4566081"/>
                    </a:xfrm>
                    <a:prstGeom prst="rect">
                      <a:avLst/>
                    </a:prstGeom>
                  </pic:spPr>
                </pic:pic>
              </a:graphicData>
            </a:graphic>
          </wp:inline>
        </w:drawing>
      </w:r>
    </w:p>
    <w:p w14:paraId="5D6FEA33" w14:textId="666B5808" w:rsidR="00673142" w:rsidRDefault="00673142" w:rsidP="009C5B57">
      <w:pPr>
        <w:spacing w:after="720"/>
        <w:ind w:firstLine="0"/>
        <w:rPr>
          <w:b/>
          <w:bCs/>
          <w:noProof/>
        </w:rPr>
      </w:pPr>
      <w:r>
        <w:rPr>
          <w:b/>
          <w:bCs/>
        </w:rPr>
        <w:t xml:space="preserve">Figure 2. (A) </w:t>
      </w:r>
      <w:r w:rsidRPr="00520D1E">
        <w:t>Pair-level mutual cooperation rate</w:t>
      </w:r>
      <w:ins w:id="146" w:author="KAMEDA Tatsuya" w:date="2026-04-05T16:31:00Z" w16du:dateUtc="2026-04-05T07:31:00Z">
        <w:r w:rsidR="00D40376">
          <w:t>s</w:t>
        </w:r>
      </w:ins>
      <w:r w:rsidRPr="00520D1E">
        <w:rPr>
          <w:rFonts w:hint="eastAsia"/>
        </w:rPr>
        <w:t xml:space="preserve"> </w:t>
      </w:r>
      <w:r w:rsidRPr="00520D1E">
        <w:t xml:space="preserve">by condition. </w:t>
      </w:r>
      <w:r w:rsidRPr="00520D1E">
        <w:rPr>
          <w:b/>
          <w:bCs/>
        </w:rPr>
        <w:t>(B)</w:t>
      </w:r>
      <w:r w:rsidRPr="00520D1E">
        <w:t xml:space="preserve"> Individual-level cooperation rate</w:t>
      </w:r>
      <w:ins w:id="147" w:author="KAMEDA Tatsuya" w:date="2026-04-05T16:31:00Z" w16du:dateUtc="2026-04-05T07:31:00Z">
        <w:r w:rsidR="00D40376">
          <w:t>s</w:t>
        </w:r>
      </w:ins>
      <w:r w:rsidRPr="00520D1E">
        <w:t xml:space="preserve"> by condition and decision-making position. Decision-making positions differ across conditions: voluntary first and second movers in RT, assigned first and second movers in SQ, and independent decisions in SM. For second movers, cooperation rates are shown separately depending on whether they observed cooperation or defection by the first mover.</w:t>
      </w:r>
    </w:p>
    <w:p w14:paraId="3034305C" w14:textId="0E4EE7FE" w:rsidR="00692052" w:rsidRDefault="00E33ECB" w:rsidP="00E33ECB">
      <w:pPr>
        <w:pStyle w:val="2"/>
      </w:pPr>
      <w:r>
        <w:t>Real</w:t>
      </w:r>
      <w:r w:rsidR="00ED7B43">
        <w:t>-</w:t>
      </w:r>
      <w:r>
        <w:t xml:space="preserve">time </w:t>
      </w:r>
      <w:r w:rsidR="007C32C1">
        <w:t xml:space="preserve">interaction </w:t>
      </w:r>
      <w:r>
        <w:t>increases</w:t>
      </w:r>
      <w:r w:rsidR="007C32C1">
        <w:t xml:space="preserve"> mutual</w:t>
      </w:r>
      <w:r>
        <w:t xml:space="preserve"> cooperation</w:t>
      </w:r>
    </w:p>
    <w:p w14:paraId="432652C2" w14:textId="31DA7EBB" w:rsidR="00976234" w:rsidRDefault="000B7A68">
      <w:pPr>
        <w:spacing w:before="240"/>
        <w:ind w:firstLine="0"/>
      </w:pPr>
      <w:r>
        <w:t>As predicted</w:t>
      </w:r>
      <w:r w:rsidR="00062E11">
        <w:t xml:space="preserve">, real-time interaction (RT) yielded the highest </w:t>
      </w:r>
      <w:r w:rsidR="008C1DC1" w:rsidRPr="008C1DC1">
        <w:t xml:space="preserve">rate of mutual cooperation </w:t>
      </w:r>
      <w:r w:rsidR="008C1DC1">
        <w:t>(</w:t>
      </w:r>
      <w:ins w:id="148" w:author="Ryutaro Mori" w:date="2026-04-01T19:41:00Z" w16du:dateUtc="2026-04-01T10:41:00Z">
        <w:r w:rsidR="00830818">
          <w:t xml:space="preserve">i.e., </w:t>
        </w:r>
      </w:ins>
      <w:ins w:id="149" w:author="Ryutaro Mori" w:date="2026-04-01T19:40:00Z" w16du:dateUtc="2026-04-01T10:40:00Z">
        <w:r w:rsidR="00726755">
          <w:t xml:space="preserve">both players choosing </w:t>
        </w:r>
      </w:ins>
      <w:ins w:id="150" w:author="KAMEDA Tatsuya" w:date="2026-04-05T16:32:00Z" w16du:dateUtc="2026-04-05T07:32:00Z">
        <w:r w:rsidR="00D40376">
          <w:t>to cooperate</w:t>
        </w:r>
      </w:ins>
      <w:r w:rsidR="008C1DC1">
        <w:t>)</w:t>
      </w:r>
      <w:r w:rsidR="007C32C1">
        <w:t>, with 64</w:t>
      </w:r>
      <w:r w:rsidR="000E0585">
        <w:t>.2</w:t>
      </w:r>
      <w:r w:rsidR="007C32C1">
        <w:t>%</w:t>
      </w:r>
      <w:r w:rsidR="000E0585">
        <w:t xml:space="preserve"> (95%</w:t>
      </w:r>
      <w:ins w:id="151" w:author="KAMEDA Tatsuya" w:date="2026-04-05T16:33:00Z" w16du:dateUtc="2026-04-05T07:33:00Z">
        <w:r w:rsidR="00905592">
          <w:t xml:space="preserve"> </w:t>
        </w:r>
      </w:ins>
      <w:r w:rsidR="000E0585">
        <w:t>CI [53.7, 73.7])</w:t>
      </w:r>
      <w:r w:rsidR="007C32C1">
        <w:t xml:space="preserve"> of pairs achieving</w:t>
      </w:r>
      <w:r w:rsidR="0030608F">
        <w:t xml:space="preserve"> </w:t>
      </w:r>
      <w:r w:rsidR="007C32C1">
        <w:t>mutual cooperation</w:t>
      </w:r>
      <w:r w:rsidR="00B445CD">
        <w:t xml:space="preserve"> (Fig</w:t>
      </w:r>
      <w:ins w:id="152" w:author="KAMEDA Tatsuya" w:date="2026-04-05T16:42:00Z" w16du:dateUtc="2026-04-05T07:42:00Z">
        <w:r w:rsidR="00721004">
          <w:t>.</w:t>
        </w:r>
      </w:ins>
      <w:r w:rsidR="00B445CD">
        <w:t xml:space="preserve"> 2A)</w:t>
      </w:r>
      <w:r w:rsidR="007C32C1">
        <w:t>. In the SQ and SM conditions, 51</w:t>
      </w:r>
      <w:r w:rsidR="000E0585">
        <w:t>.1</w:t>
      </w:r>
      <w:r w:rsidR="007C32C1">
        <w:t>%</w:t>
      </w:r>
      <w:r w:rsidR="000E0585">
        <w:t xml:space="preserve"> (95%</w:t>
      </w:r>
      <w:ins w:id="153" w:author="KAMEDA Tatsuya" w:date="2026-04-05T16:33:00Z" w16du:dateUtc="2026-04-05T07:33:00Z">
        <w:r w:rsidR="00905592">
          <w:t xml:space="preserve"> </w:t>
        </w:r>
      </w:ins>
      <w:r w:rsidR="000E0585">
        <w:t>CI [40.2, 60.9])</w:t>
      </w:r>
      <w:r w:rsidR="007C32C1">
        <w:t xml:space="preserve"> and 3</w:t>
      </w:r>
      <w:r w:rsidR="000E0585">
        <w:t>0.9</w:t>
      </w:r>
      <w:r w:rsidR="007C32C1">
        <w:t>%</w:t>
      </w:r>
      <w:r w:rsidR="000E0585">
        <w:t xml:space="preserve"> (95%</w:t>
      </w:r>
      <w:ins w:id="154" w:author="KAMEDA Tatsuya" w:date="2026-04-05T16:33:00Z" w16du:dateUtc="2026-04-05T07:33:00Z">
        <w:r w:rsidR="00905592">
          <w:t xml:space="preserve"> </w:t>
        </w:r>
      </w:ins>
      <w:r w:rsidR="000E0585">
        <w:t>CI [21.3, 39.4])</w:t>
      </w:r>
      <w:r w:rsidR="00152FD8">
        <w:t xml:space="preserve"> of pairs achieved mutual cooperation</w:t>
      </w:r>
      <w:r w:rsidR="007C32C1">
        <w:t>, respectively.</w:t>
      </w:r>
    </w:p>
    <w:p w14:paraId="2EBA72C7" w14:textId="795EFC69" w:rsidR="00976234" w:rsidRDefault="00976234" w:rsidP="00E33ECB">
      <w:r>
        <w:t xml:space="preserve">Figure 2B shows individual-level cooperation rates in each condition and decision-making position. </w:t>
      </w:r>
      <w:r w:rsidR="009019D8">
        <w:t>I</w:t>
      </w:r>
      <w:r>
        <w:t>n the SM</w:t>
      </w:r>
      <w:r w:rsidR="00332660">
        <w:t xml:space="preserve"> (simultaneous)</w:t>
      </w:r>
      <w:r>
        <w:t xml:space="preserve"> condition, 57.4% (95%</w:t>
      </w:r>
      <w:ins w:id="155" w:author="KAMEDA Tatsuya" w:date="2026-04-05T16:33:00Z" w16du:dateUtc="2026-04-05T07:33:00Z">
        <w:r w:rsidR="00905592">
          <w:t xml:space="preserve"> </w:t>
        </w:r>
      </w:ins>
      <w:r>
        <w:t>CI [50.5, 64.9])</w:t>
      </w:r>
      <w:r w:rsidRPr="0006348E">
        <w:t xml:space="preserve"> of participants chose to cooperate. </w:t>
      </w:r>
      <w:r w:rsidR="009019D8" w:rsidRPr="009019D8">
        <w:t xml:space="preserve">This relatively high rate may reflect the mild free-riding incentive (MPCR = 0.5) and </w:t>
      </w:r>
      <w:r w:rsidR="009019D8" w:rsidRPr="009019D8">
        <w:lastRenderedPageBreak/>
        <w:t>the framing of the interaction as a group project</w:t>
      </w:r>
      <w:r w:rsidRPr="0006348E">
        <w:t xml:space="preserve">. </w:t>
      </w:r>
      <w:r w:rsidR="009019D8">
        <w:t>Notably, h</w:t>
      </w:r>
      <w:r w:rsidRPr="0006348E">
        <w:t>owever, even with th</w:t>
      </w:r>
      <w:r w:rsidR="009019D8">
        <w:t>is</w:t>
      </w:r>
      <w:r w:rsidRPr="0006348E">
        <w:t xml:space="preserve"> high individual cooperation rate, fewer than </w:t>
      </w:r>
      <w:r>
        <w:t>one</w:t>
      </w:r>
      <w:ins w:id="156" w:author="KAMEDA Tatsuya" w:date="2026-04-05T16:34:00Z" w16du:dateUtc="2026-04-05T07:34:00Z">
        <w:r w:rsidR="001A1705">
          <w:t>-</w:t>
        </w:r>
      </w:ins>
      <w:r>
        <w:t>third</w:t>
      </w:r>
      <w:r w:rsidRPr="0006348E">
        <w:t xml:space="preserve"> of pairs achiev</w:t>
      </w:r>
      <w:r w:rsidR="00051623">
        <w:t>ed</w:t>
      </w:r>
      <w:r w:rsidRPr="0006348E">
        <w:t xml:space="preserve"> mutual cooperation</w:t>
      </w:r>
      <w:r w:rsidR="005F4F57">
        <w:t xml:space="preserve"> (Fig. 2A)</w:t>
      </w:r>
      <w:r w:rsidRPr="0006348E">
        <w:t xml:space="preserve">. This </w:t>
      </w:r>
      <w:r w:rsidR="0023623A">
        <w:t xml:space="preserve">follows </w:t>
      </w:r>
      <w:r w:rsidRPr="0006348E">
        <w:t xml:space="preserve">directly </w:t>
      </w:r>
      <w:r w:rsidR="0023623A">
        <w:t>from</w:t>
      </w:r>
      <w:r w:rsidRPr="0006348E">
        <w:t xml:space="preserve"> the simultaneous aggregation</w:t>
      </w:r>
      <w:r w:rsidR="006E5EF5">
        <w:t xml:space="preserve"> of independent decisions,</w:t>
      </w:r>
      <w:r w:rsidRPr="0006348E">
        <w:t xml:space="preserve"> </w:t>
      </w:r>
      <w:r w:rsidR="00F70328">
        <w:t>where</w:t>
      </w:r>
      <w:r w:rsidRPr="0006348E">
        <w:t xml:space="preserve"> mutual cooperation </w:t>
      </w:r>
      <w:r>
        <w:t>require</w:t>
      </w:r>
      <w:r w:rsidR="006E5EF5">
        <w:t>s</w:t>
      </w:r>
      <w:r w:rsidRPr="0006348E">
        <w:t xml:space="preserve"> two independent </w:t>
      </w:r>
      <w:r w:rsidR="006E5EF5" w:rsidRPr="006E5EF5">
        <w:t>realizations of cooperative belief</w:t>
      </w:r>
      <w:ins w:id="157" w:author="KAMEDA Tatsuya" w:date="2026-04-05T16:35:00Z" w16du:dateUtc="2026-04-05T07:35:00Z">
        <w:r w:rsidR="003466DD">
          <w:t>s</w:t>
        </w:r>
      </w:ins>
      <w:r w:rsidR="006E5EF5" w:rsidRPr="006E5EF5">
        <w:t xml:space="preserve"> and choice</w:t>
      </w:r>
      <w:ins w:id="158" w:author="KAMEDA Tatsuya" w:date="2026-04-05T16:35:00Z" w16du:dateUtc="2026-04-05T07:35:00Z">
        <w:r w:rsidR="003466DD">
          <w:t>s</w:t>
        </w:r>
      </w:ins>
      <w:r w:rsidR="006E5EF5" w:rsidRPr="006E5EF5">
        <w:t>.</w:t>
      </w:r>
    </w:p>
    <w:p w14:paraId="0753F2ED" w14:textId="00B7DB86" w:rsidR="00C23D3D" w:rsidRDefault="00976234" w:rsidP="00C23D3D">
      <w:r>
        <w:t>In the SQ and RT condition</w:t>
      </w:r>
      <w:r w:rsidR="00A74352">
        <w:t>s</w:t>
      </w:r>
      <w:r>
        <w:t>, pair</w:t>
      </w:r>
      <w:r w:rsidR="007F3C6B">
        <w:t>s</w:t>
      </w:r>
      <w:r>
        <w:t xml:space="preserve"> could coordinate through sequential decisions. As a result, both first-mover cooperation rate</w:t>
      </w:r>
      <w:ins w:id="159" w:author="KAMEDA Tatsuya" w:date="2026-04-05T16:48:00Z" w16du:dateUtc="2026-04-05T07:48:00Z">
        <w:r w:rsidR="00E55D14">
          <w:t>s</w:t>
        </w:r>
      </w:ins>
      <w:r>
        <w:rPr>
          <w:rFonts w:hint="eastAsia"/>
        </w:rPr>
        <w:t xml:space="preserve"> </w:t>
      </w:r>
      <w:r>
        <w:t>and second-mover reciprocation</w:t>
      </w:r>
      <w:ins w:id="160" w:author="KAMEDA Tatsuya" w:date="2026-04-05T16:48:00Z" w16du:dateUtc="2026-04-05T07:48:00Z">
        <w:r w:rsidR="00E55D14">
          <w:t xml:space="preserve"> rates </w:t>
        </w:r>
      </w:ins>
      <w:ins w:id="161" w:author="KAMEDA Tatsuya" w:date="2026-04-05T16:36:00Z" w16du:dateUtc="2026-04-05T07:36:00Z">
        <w:r w:rsidR="00915E1D">
          <w:t xml:space="preserve">exceeded </w:t>
        </w:r>
      </w:ins>
      <w:r>
        <w:t xml:space="preserve">the independent baseline </w:t>
      </w:r>
      <w:ins w:id="162" w:author="KAMEDA Tatsuya" w:date="2026-04-05T16:36:00Z" w16du:dateUtc="2026-04-05T07:36:00Z">
        <w:r w:rsidR="00915E1D">
          <w:t xml:space="preserve">observed </w:t>
        </w:r>
      </w:ins>
      <w:r>
        <w:t xml:space="preserve">in SM. </w:t>
      </w:r>
      <w:r w:rsidR="00C23D3D" w:rsidRPr="00C23D3D">
        <w:t xml:space="preserve">Contrary to our initial conjecture, </w:t>
      </w:r>
      <w:r w:rsidR="00C23D3D">
        <w:t xml:space="preserve">however, </w:t>
      </w:r>
      <w:r w:rsidR="00C23D3D" w:rsidRPr="00C23D3D">
        <w:t>first-mover cooperation rates were indistinguishable between RT and SQ (68.4% (95% CI [58.9, 76.8]) in RT</w:t>
      </w:r>
      <w:ins w:id="163" w:author="KAMEDA Tatsuya" w:date="2026-04-05T16:37:00Z" w16du:dateUtc="2026-04-05T07:37:00Z">
        <w:r w:rsidR="00915E1D">
          <w:t>;</w:t>
        </w:r>
      </w:ins>
      <w:ins w:id="164" w:author="KAMEDA Tatsuya" w:date="2026-04-05T16:38:00Z" w16du:dateUtc="2026-04-05T07:38:00Z">
        <w:r w:rsidR="00915E1D">
          <w:t xml:space="preserve"> </w:t>
        </w:r>
      </w:ins>
      <w:r w:rsidR="00C23D3D" w:rsidRPr="00C23D3D">
        <w:t>68.5% (95% CI [58.7, 78.3]) in SQ). We originally expected that endogenous ordering in RT would favor higher first-mover cooperation because players unwilling to bear the risk of leading could simply wait</w:t>
      </w:r>
      <w:ins w:id="165" w:author="KAMEDA Tatsuya" w:date="2026-04-05T16:38:00Z" w16du:dateUtc="2026-04-05T07:38:00Z">
        <w:r w:rsidR="00915E1D">
          <w:t>, but</w:t>
        </w:r>
      </w:ins>
      <w:r w:rsidR="00C23D3D" w:rsidRPr="00C23D3D">
        <w:t xml:space="preserve"> this prediction was not supported.</w:t>
      </w:r>
      <w:r w:rsidR="00C23D3D">
        <w:t xml:space="preserve"> </w:t>
      </w:r>
    </w:p>
    <w:p w14:paraId="6EEE4F21" w14:textId="431E15EF" w:rsidR="00C23D3D" w:rsidRDefault="00C23D3D" w:rsidP="00C23D3D">
      <w:r>
        <w:t xml:space="preserve">Instead, second movers reciprocated substantially more often in </w:t>
      </w:r>
      <w:ins w:id="166" w:author="KAMEDA Tatsuya" w:date="2026-04-05T16:49:00Z" w16du:dateUtc="2026-04-05T07:49:00Z">
        <w:r w:rsidR="00F67C38">
          <w:t xml:space="preserve">the </w:t>
        </w:r>
      </w:ins>
      <w:r>
        <w:t xml:space="preserve">RT condition than in SQ. When observing first-mover cooperation, voluntary second movers in RT reciprocated cooperation in 93.8% of cases (95% CI [87.7, 98.5]), whereas assigned second movers in SQ </w:t>
      </w:r>
      <w:ins w:id="167" w:author="KAMEDA Tatsuya" w:date="2026-04-05T16:40:00Z" w16du:dateUtc="2026-04-05T07:40:00Z">
        <w:r w:rsidR="00F536C3">
          <w:t xml:space="preserve">did so </w:t>
        </w:r>
      </w:ins>
      <w:r>
        <w:t>in 74.6% of cases (95% CI [63.5, 85.7]) (Fig. 2B). Because first-mover cooperation rates were nearly identical across conditions (68.4% in RT; 68.5% in SQ), this stronger reciprocity among second movers directly contributed to the higher pair-level mutual cooperation rate observed in RT (64.2%) compared to SQ (51.1%) (Fig. 2A).</w:t>
      </w:r>
    </w:p>
    <w:p w14:paraId="558D008F" w14:textId="6E516B0A" w:rsidR="00C23D3D" w:rsidRDefault="00C23D3D" w:rsidP="00CC6090">
      <w:r w:rsidRPr="00C23D3D">
        <w:t xml:space="preserve">To </w:t>
      </w:r>
      <w:ins w:id="168" w:author="KAMEDA Tatsuya" w:date="2026-04-05T16:40:00Z" w16du:dateUtc="2026-04-05T07:40:00Z">
        <w:r w:rsidR="00F536C3">
          <w:t xml:space="preserve">further </w:t>
        </w:r>
      </w:ins>
      <w:r w:rsidRPr="00C23D3D">
        <w:t xml:space="preserve">examine </w:t>
      </w:r>
      <w:ins w:id="169" w:author="KAMEDA Tatsuya" w:date="2026-04-05T16:41:00Z" w16du:dateUtc="2026-04-05T07:41:00Z">
        <w:r w:rsidR="00F536C3">
          <w:t xml:space="preserve">differences in </w:t>
        </w:r>
      </w:ins>
      <w:r w:rsidRPr="00C23D3D">
        <w:t>decision dynamics across conditions, we analyze the distribution of first-mover decision times.</w:t>
      </w:r>
    </w:p>
    <w:p w14:paraId="705F9B07" w14:textId="77777777" w:rsidR="006B1C95" w:rsidRDefault="006B1C95" w:rsidP="006B1C95">
      <w:pPr>
        <w:spacing w:before="720"/>
        <w:ind w:firstLine="0"/>
        <w:jc w:val="center"/>
        <w:rPr>
          <w:b/>
          <w:bCs/>
        </w:rPr>
      </w:pPr>
      <w:r>
        <w:rPr>
          <w:b/>
          <w:bCs/>
          <w:noProof/>
        </w:rPr>
        <w:lastRenderedPageBreak/>
        <w:drawing>
          <wp:inline distT="0" distB="0" distL="0" distR="0" wp14:anchorId="79664D52" wp14:editId="64B147DC">
            <wp:extent cx="4540986" cy="4715640"/>
            <wp:effectExtent l="0" t="0" r="5715" b="0"/>
            <wp:docPr id="90141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15531" name="Picture 1"/>
                    <pic:cNvPicPr/>
                  </pic:nvPicPr>
                  <pic:blipFill>
                    <a:blip r:embed="rId16">
                      <a:extLst>
                        <a:ext uri="{96DAC541-7B7A-43D3-8B79-37D633B846F1}">
                          <asvg:svgBlip xmlns:asvg="http://schemas.microsoft.com/office/drawing/2016/SVG/main" r:embed="rId17"/>
                        </a:ext>
                      </a:extLst>
                    </a:blip>
                    <a:stretch>
                      <a:fillRect/>
                    </a:stretch>
                  </pic:blipFill>
                  <pic:spPr>
                    <a:xfrm>
                      <a:off x="0" y="0"/>
                      <a:ext cx="4540986" cy="4715640"/>
                    </a:xfrm>
                    <a:prstGeom prst="rect">
                      <a:avLst/>
                    </a:prstGeom>
                  </pic:spPr>
                </pic:pic>
              </a:graphicData>
            </a:graphic>
          </wp:inline>
        </w:drawing>
      </w:r>
    </w:p>
    <w:p w14:paraId="48758DED" w14:textId="52C1B51D" w:rsidR="006B1C95" w:rsidRDefault="006B1C95" w:rsidP="006B1C95">
      <w:pPr>
        <w:spacing w:after="720"/>
        <w:ind w:firstLine="0"/>
      </w:pPr>
      <w:r>
        <w:rPr>
          <w:b/>
          <w:bCs/>
        </w:rPr>
        <w:t xml:space="preserve">Figure 3. </w:t>
      </w:r>
      <w:r w:rsidRPr="0010628E">
        <w:t xml:space="preserve">Observed and inferred first-mover decisions in the RT and SQ conditions. </w:t>
      </w:r>
      <w:r w:rsidRPr="0010628E">
        <w:rPr>
          <w:b/>
          <w:bCs/>
        </w:rPr>
        <w:t xml:space="preserve">(A) </w:t>
      </w:r>
      <w:r w:rsidRPr="0010628E">
        <w:t xml:space="preserve">Observed decision-time distribution of voluntary first movers in RT, defined as the earlier decision within each pair. </w:t>
      </w:r>
      <w:r w:rsidRPr="0010628E">
        <w:rPr>
          <w:b/>
          <w:bCs/>
        </w:rPr>
        <w:t xml:space="preserve">(B) </w:t>
      </w:r>
      <w:r w:rsidRPr="0010628E">
        <w:t xml:space="preserve">Observed decision-time distribution of assigned first movers in SQ. </w:t>
      </w:r>
      <w:r w:rsidRPr="0010628E">
        <w:rPr>
          <w:b/>
          <w:bCs/>
        </w:rPr>
        <w:t xml:space="preserve">(C) </w:t>
      </w:r>
      <w:r w:rsidRPr="0010628E">
        <w:t>Recovered potential decision-time distribution of voluntary first-mover decisions in RT, obtained by inverting the earlier-of-two</w:t>
      </w:r>
      <w:ins w:id="170" w:author="Ryutaro Mori" w:date="2026-04-02T00:05:00Z" w16du:dateUtc="2026-04-01T15:05:00Z">
        <w:r>
          <w:t xml:space="preserve"> sampling</w:t>
        </w:r>
      </w:ins>
      <w:r w:rsidRPr="0010628E">
        <w:t xml:space="preserve"> process (details in Methods and the SI). </w:t>
      </w:r>
      <w:r>
        <w:t>H</w:t>
      </w:r>
      <w:r w:rsidRPr="0010628E">
        <w:t xml:space="preserve">istograms show the number </w:t>
      </w:r>
      <w:r>
        <w:t xml:space="preserve">(Panels A and B) and density (Panel C) </w:t>
      </w:r>
      <w:r w:rsidRPr="0010628E">
        <w:t>of participants by decision time (seconds), plotted separately for cooperation (orange) and defection (blue). Insets show the corresponding cumulative distribution functions</w:t>
      </w:r>
      <w:ins w:id="171" w:author="Ryutaro Mori" w:date="2026-04-02T00:06:00Z" w16du:dateUtc="2026-04-01T15:06:00Z">
        <w:r>
          <w:t xml:space="preserve">, </w:t>
        </w:r>
        <w:r w:rsidRPr="00B576D3">
          <w:t>with cooperation and defection normalized</w:t>
        </w:r>
      </w:ins>
      <w:r w:rsidRPr="0010628E">
        <w:t xml:space="preserve"> </w:t>
      </w:r>
      <w:ins w:id="172" w:author="Ryutaro Mori" w:date="2026-04-02T00:06:00Z" w16du:dateUtc="2026-04-01T15:06:00Z">
        <w:r>
          <w:t>separately</w:t>
        </w:r>
      </w:ins>
      <w:r w:rsidRPr="0010628E">
        <w:t>.</w:t>
      </w:r>
    </w:p>
    <w:p w14:paraId="1C747AC3" w14:textId="580E98A3" w:rsidR="00E33ECB" w:rsidRDefault="00C23D3D" w:rsidP="00E33ECB">
      <w:pPr>
        <w:pStyle w:val="2"/>
      </w:pPr>
      <w:r w:rsidRPr="00C23D3D">
        <w:t>Strategic timing in real-time interaction</w:t>
      </w:r>
    </w:p>
    <w:p w14:paraId="1218038A" w14:textId="138D3B8F" w:rsidR="007C32C1" w:rsidRDefault="007C32C1" w:rsidP="007C32C1">
      <w:pPr>
        <w:spacing w:before="240"/>
        <w:ind w:firstLine="0"/>
      </w:pPr>
      <w:r>
        <w:t>Figure 3 shows the</w:t>
      </w:r>
      <w:r w:rsidR="00250B64">
        <w:t xml:space="preserve"> observed</w:t>
      </w:r>
      <w:r>
        <w:t xml:space="preserve"> decision</w:t>
      </w:r>
      <w:r w:rsidR="007C5951">
        <w:t>-</w:t>
      </w:r>
      <w:r>
        <w:t xml:space="preserve">time distributions of first movers in both conditions (A: </w:t>
      </w:r>
      <w:r w:rsidR="00E364F9">
        <w:t xml:space="preserve">voluntary first movers in </w:t>
      </w:r>
      <w:r w:rsidR="005754A4">
        <w:t>RT</w:t>
      </w:r>
      <w:r w:rsidR="002A0FBD">
        <w:t>;</w:t>
      </w:r>
      <w:r>
        <w:t xml:space="preserve"> B: </w:t>
      </w:r>
      <w:r w:rsidR="00E364F9">
        <w:t xml:space="preserve">assigned first movers in </w:t>
      </w:r>
      <w:r w:rsidR="005754A4">
        <w:t>SQ</w:t>
      </w:r>
      <w:r>
        <w:t>), categorized by cooperation (orange) or defection (blue). Within the 60-second window, decision times generally</w:t>
      </w:r>
      <w:r w:rsidR="002A0FBD">
        <w:t xml:space="preserve"> exhibit</w:t>
      </w:r>
      <w:r>
        <w:t xml:space="preserve"> a </w:t>
      </w:r>
      <w:r w:rsidR="002A0FBD">
        <w:t>single</w:t>
      </w:r>
      <w:r>
        <w:t xml:space="preserve"> </w:t>
      </w:r>
      <w:r w:rsidR="002A0FBD">
        <w:t xml:space="preserve">early </w:t>
      </w:r>
      <w:r>
        <w:lastRenderedPageBreak/>
        <w:t>peak, except for first-mover defections in RT</w:t>
      </w:r>
      <w:r w:rsidR="002A0FBD">
        <w:t>,</w:t>
      </w:r>
      <w:r>
        <w:t xml:space="preserve"> which </w:t>
      </w:r>
      <w:r w:rsidR="002A0FBD">
        <w:t>show</w:t>
      </w:r>
      <w:r>
        <w:t xml:space="preserve"> an additional peak at the very end</w:t>
      </w:r>
      <w:r w:rsidR="005754A4">
        <w:t xml:space="preserve"> (Fig. 3A</w:t>
      </w:r>
      <w:r w:rsidR="00504852">
        <w:t>, blue</w:t>
      </w:r>
      <w:r w:rsidR="006B13D5">
        <w:t>)</w:t>
      </w:r>
      <w:ins w:id="173" w:author="KAMEDA Tatsuya" w:date="2026-04-05T17:13:00Z" w16du:dateUtc="2026-04-05T08:13:00Z">
        <w:r w:rsidR="007D312E">
          <w:t xml:space="preserve">, suggesting </w:t>
        </w:r>
      </w:ins>
      <w:r>
        <w:t>that</w:t>
      </w:r>
      <w:r w:rsidR="002A0FBD">
        <w:t>,</w:t>
      </w:r>
      <w:r>
        <w:t xml:space="preserve"> in some RT pairs, neither player volunteered as the first mover for a</w:t>
      </w:r>
      <w:r w:rsidR="002A0FBD">
        <w:t>n</w:t>
      </w:r>
      <w:r>
        <w:t xml:space="preserve"> </w:t>
      </w:r>
      <w:r w:rsidR="002A0FBD">
        <w:t>extended</w:t>
      </w:r>
      <w:r>
        <w:t xml:space="preserve"> period of time</w:t>
      </w:r>
      <w:r w:rsidR="00C23D3D">
        <w:t xml:space="preserve">, with </w:t>
      </w:r>
      <w:r>
        <w:t xml:space="preserve">one player </w:t>
      </w:r>
      <w:r w:rsidR="00E67787">
        <w:t xml:space="preserve">eventually </w:t>
      </w:r>
      <w:r>
        <w:t xml:space="preserve">defecting </w:t>
      </w:r>
      <w:r w:rsidR="00E67787">
        <w:t>near the deadline.</w:t>
      </w:r>
      <w:r>
        <w:t xml:space="preserve"> </w:t>
      </w:r>
      <w:ins w:id="174" w:author="KAMEDA Tatsuya" w:date="2026-04-05T17:13:00Z" w16du:dateUtc="2026-04-05T08:13:00Z">
        <w:r w:rsidR="007D312E">
          <w:t>Th</w:t>
        </w:r>
      </w:ins>
      <w:r>
        <w:t xml:space="preserve">is </w:t>
      </w:r>
      <w:ins w:id="175" w:author="KAMEDA Tatsuya" w:date="2026-04-05T17:14:00Z" w16du:dateUtc="2026-04-05T08:14:00Z">
        <w:r w:rsidR="007D312E">
          <w:t xml:space="preserve">pattern provides </w:t>
        </w:r>
      </w:ins>
      <w:r>
        <w:t>a behavioral signature</w:t>
      </w:r>
      <w:r w:rsidR="002A0FBD">
        <w:t xml:space="preserve"> of </w:t>
      </w:r>
      <w:r w:rsidRPr="00213C32">
        <w:rPr>
          <w:b/>
          <w:bCs/>
          <w:i/>
          <w:iCs/>
        </w:rPr>
        <w:t>strategic</w:t>
      </w:r>
      <w:r w:rsidR="002A0FBD" w:rsidRPr="00213C32">
        <w:rPr>
          <w:b/>
          <w:bCs/>
          <w:i/>
          <w:iCs/>
        </w:rPr>
        <w:t xml:space="preserve"> delay</w:t>
      </w:r>
      <w:r w:rsidR="002A0FBD">
        <w:t>, where players</w:t>
      </w:r>
      <w:r>
        <w:t xml:space="preserve"> exploit the </w:t>
      </w:r>
      <w:r w:rsidR="002A0FBD">
        <w:t xml:space="preserve">flexibility </w:t>
      </w:r>
      <w:r>
        <w:t xml:space="preserve">of decision timing by </w:t>
      </w:r>
      <w:r w:rsidR="002A0FBD">
        <w:t xml:space="preserve">postponing </w:t>
      </w:r>
      <w:r>
        <w:t>defection.</w:t>
      </w:r>
    </w:p>
    <w:p w14:paraId="52BD5852" w14:textId="4F243906" w:rsidR="007C32C1" w:rsidRDefault="004153C3" w:rsidP="007C32C1">
      <w:ins w:id="176" w:author="KAMEDA Tatsuya" w:date="2026-04-05T17:14:00Z" w16du:dateUtc="2026-04-05T08:14:00Z">
        <w:r>
          <w:t xml:space="preserve">Importantly, </w:t>
        </w:r>
      </w:ins>
      <w:r w:rsidR="007C32C1">
        <w:t xml:space="preserve">the observed distributions in </w:t>
      </w:r>
      <w:r w:rsidR="00A07428">
        <w:t xml:space="preserve">the two </w:t>
      </w:r>
      <w:r w:rsidR="007C32C1">
        <w:t>conditions (Fig</w:t>
      </w:r>
      <w:ins w:id="177" w:author="KAMEDA Tatsuya" w:date="2026-04-05T17:04:00Z" w16du:dateUtc="2026-04-05T08:04:00Z">
        <w:r w:rsidR="009A0AE3">
          <w:t>.</w:t>
        </w:r>
      </w:ins>
      <w:r w:rsidR="007C32C1">
        <w:t xml:space="preserve"> 3A</w:t>
      </w:r>
      <w:r w:rsidR="00250B64">
        <w:t xml:space="preserve">, </w:t>
      </w:r>
      <w:r w:rsidR="007C32C1">
        <w:t xml:space="preserve">B) are not directly comparable. In the SQ condition, the distribution reflects </w:t>
      </w:r>
      <w:r w:rsidR="00665113">
        <w:t xml:space="preserve">all </w:t>
      </w:r>
      <w:ins w:id="178" w:author="Ryutaro Mori" w:date="2026-04-01T19:42:00Z" w16du:dateUtc="2026-04-01T10:42:00Z">
        <w:r w:rsidR="00BA3DE5">
          <w:t xml:space="preserve">randomly </w:t>
        </w:r>
      </w:ins>
      <w:r w:rsidR="007C32C1">
        <w:t>assigned first-mover decision</w:t>
      </w:r>
      <w:r w:rsidR="00665113">
        <w:t xml:space="preserve">s, </w:t>
      </w:r>
      <w:r w:rsidR="00A34D96">
        <w:t xml:space="preserve">which </w:t>
      </w:r>
      <w:r w:rsidR="00665113">
        <w:t>form</w:t>
      </w:r>
      <w:r w:rsidR="00A34D96">
        <w:t xml:space="preserve"> a</w:t>
      </w:r>
      <w:ins w:id="179" w:author="KAMEDA Tatsuya" w:date="2026-04-05T17:15:00Z" w16du:dateUtc="2026-04-05T08:15:00Z">
        <w:r>
          <w:t>n</w:t>
        </w:r>
      </w:ins>
      <w:r w:rsidR="00A34D96">
        <w:t xml:space="preserve"> </w:t>
      </w:r>
      <w:ins w:id="180" w:author="Ryutaro Mori" w:date="2026-04-01T19:42:00Z" w16du:dateUtc="2026-04-01T10:42:00Z">
        <w:r w:rsidR="00BA3DE5">
          <w:t xml:space="preserve">unbiased </w:t>
        </w:r>
      </w:ins>
      <w:r w:rsidR="00A34D96">
        <w:t>sample of the entire player population</w:t>
      </w:r>
      <w:r w:rsidR="00665113">
        <w:t>. In contrast</w:t>
      </w:r>
      <w:r w:rsidR="007C32C1">
        <w:t xml:space="preserve">, </w:t>
      </w:r>
      <w:r w:rsidR="00665113">
        <w:t xml:space="preserve">the </w:t>
      </w:r>
      <w:r w:rsidR="007C32C1">
        <w:t>RT condition reflects</w:t>
      </w:r>
      <w:r w:rsidR="00665113">
        <w:t xml:space="preserve"> only the</w:t>
      </w:r>
      <w:r w:rsidR="007C32C1">
        <w:t xml:space="preserve"> earlier decisions </w:t>
      </w:r>
      <w:ins w:id="181" w:author="KAMEDA Tatsuya" w:date="2026-04-05T17:27:00Z" w16du:dateUtc="2026-04-05T08:27:00Z">
        <w:r w:rsidR="00542257">
          <w:t>observe</w:t>
        </w:r>
      </w:ins>
      <w:ins w:id="182" w:author="KAMEDA Tatsuya" w:date="2026-04-05T17:28:00Z" w16du:dateUtc="2026-04-05T08:28:00Z">
        <w:r w:rsidR="00542257">
          <w:t xml:space="preserve">d </w:t>
        </w:r>
      </w:ins>
      <w:r w:rsidR="00570F83">
        <w:t xml:space="preserve">within </w:t>
      </w:r>
      <w:r w:rsidR="007C32C1">
        <w:t xml:space="preserve">each pair. </w:t>
      </w:r>
      <w:r w:rsidR="00665113">
        <w:t>F</w:t>
      </w:r>
      <w:r w:rsidR="007C32C1">
        <w:t xml:space="preserve">or RT, we </w:t>
      </w:r>
      <w:ins w:id="183" w:author="Ryutaro Mori" w:date="2026-04-01T19:42:00Z" w16du:dateUtc="2026-04-01T10:42:00Z">
        <w:r w:rsidR="00473B52">
          <w:t>th</w:t>
        </w:r>
      </w:ins>
      <w:ins w:id="184" w:author="KAMEDA Tatsuya" w:date="2026-04-05T17:15:00Z" w16du:dateUtc="2026-04-05T08:15:00Z">
        <w:r w:rsidR="00D46CAB">
          <w:t>erefore</w:t>
        </w:r>
      </w:ins>
      <w:ins w:id="185" w:author="Ryutaro Mori" w:date="2026-04-01T19:42:00Z" w16du:dateUtc="2026-04-01T10:42:00Z">
        <w:r w:rsidR="00473B52">
          <w:t xml:space="preserve"> </w:t>
        </w:r>
      </w:ins>
      <w:r w:rsidR="00570F83" w:rsidRPr="00570F83">
        <w:t xml:space="preserve">infer the latent distribution of potential first-mover decisions that would occur </w:t>
      </w:r>
      <w:r w:rsidR="00570F83" w:rsidRPr="00213C32">
        <w:rPr>
          <w:i/>
          <w:iCs/>
        </w:rPr>
        <w:t>if</w:t>
      </w:r>
      <w:r w:rsidR="00570F83" w:rsidRPr="00570F83">
        <w:t xml:space="preserve"> </w:t>
      </w:r>
      <w:r w:rsidR="00B60441" w:rsidRPr="00B60441">
        <w:t xml:space="preserve">their partner </w:t>
      </w:r>
      <w:ins w:id="186" w:author="KAMEDA Tatsuya" w:date="2026-04-05T17:29:00Z" w16du:dateUtc="2026-04-05T08:29:00Z">
        <w:r w:rsidR="00BA77BF">
          <w:t xml:space="preserve">did not act before them </w:t>
        </w:r>
      </w:ins>
      <w:r w:rsidR="00B60441" w:rsidRPr="00B60441">
        <w:t xml:space="preserve">and they </w:t>
      </w:r>
      <w:ins w:id="187" w:author="KAMEDA Tatsuya" w:date="2026-04-05T17:30:00Z" w16du:dateUtc="2026-04-05T08:30:00Z">
        <w:r w:rsidR="00BA77BF">
          <w:t xml:space="preserve">ultimately became the </w:t>
        </w:r>
      </w:ins>
      <w:r w:rsidR="00B60441" w:rsidRPr="00B60441">
        <w:t>first</w:t>
      </w:r>
      <w:ins w:id="188" w:author="KAMEDA Tatsuya" w:date="2026-04-05T17:17:00Z" w16du:dateUtc="2026-04-05T08:17:00Z">
        <w:r w:rsidR="00D46CAB">
          <w:t xml:space="preserve"> </w:t>
        </w:r>
      </w:ins>
      <w:ins w:id="189" w:author="KAMEDA Tatsuya" w:date="2026-04-05T17:30:00Z" w16du:dateUtc="2026-04-05T08:30:00Z">
        <w:r w:rsidR="00BA77BF">
          <w:t>mover</w:t>
        </w:r>
      </w:ins>
      <w:r w:rsidR="00570F83" w:rsidRPr="00570F83">
        <w:t>.</w:t>
      </w:r>
    </w:p>
    <w:p w14:paraId="6FD1D051" w14:textId="1E14F9A2" w:rsidR="00425E9A" w:rsidRPr="00425E9A" w:rsidRDefault="00425E9A" w:rsidP="00425E9A">
      <w:r w:rsidRPr="00425E9A">
        <w:t xml:space="preserve">We define each participant’s potential voluntary first-mover decision as the choice and decision time they would realize if their partner </w:t>
      </w:r>
      <w:ins w:id="190" w:author="KAMEDA Tatsuya" w:date="2026-04-05T17:17:00Z" w16du:dateUtc="2026-04-05T08:17:00Z">
        <w:r w:rsidR="0036048C">
          <w:t xml:space="preserve">did not act </w:t>
        </w:r>
      </w:ins>
      <w:ins w:id="191" w:author="KAMEDA Tatsuya" w:date="2026-04-05T17:18:00Z" w16du:dateUtc="2026-04-05T08:18:00Z">
        <w:r w:rsidR="0036048C">
          <w:t xml:space="preserve">before them </w:t>
        </w:r>
      </w:ins>
      <w:r w:rsidRPr="00425E9A">
        <w:t xml:space="preserve">and they </w:t>
      </w:r>
      <w:r w:rsidR="00621595">
        <w:t xml:space="preserve">ended up </w:t>
      </w:r>
      <w:r w:rsidRPr="00425E9A">
        <w:t>commit</w:t>
      </w:r>
      <w:r w:rsidR="00621595">
        <w:t>ting</w:t>
      </w:r>
      <w:r w:rsidRPr="00425E9A">
        <w:t xml:space="preserve"> first. Under this definition, the observed first-mover decision time in RT </w:t>
      </w:r>
      <w:r>
        <w:t xml:space="preserve">(Fig. 3A) </w:t>
      </w:r>
      <w:r w:rsidRPr="00425E9A">
        <w:t>corresponds to the earlier of two independent draws from the potential decision-time distribution within a pair. This relationship allows us to infer the underlying potential distribution</w:t>
      </w:r>
      <w:r>
        <w:t xml:space="preserve"> </w:t>
      </w:r>
      <w:r w:rsidRPr="00425E9A">
        <w:t>(see Methods for details of the inference procedure)</w:t>
      </w:r>
      <w:r>
        <w:t>.</w:t>
      </w:r>
    </w:p>
    <w:p w14:paraId="28EF7573" w14:textId="696670CC" w:rsidR="001334D6" w:rsidRDefault="007C32C1" w:rsidP="007C32C1">
      <w:r>
        <w:t xml:space="preserve">According to </w:t>
      </w:r>
      <w:r w:rsidR="00F62EA4">
        <w:t>the</w:t>
      </w:r>
      <w:r w:rsidR="0038167E">
        <w:t xml:space="preserve"> recovered</w:t>
      </w:r>
      <w:r>
        <w:t xml:space="preserve"> potential distribution (Fig</w:t>
      </w:r>
      <w:r w:rsidR="00425E9A">
        <w:t>.</w:t>
      </w:r>
      <w:r>
        <w:t xml:space="preserve"> 3C), </w:t>
      </w:r>
      <w:r w:rsidR="00675CD2">
        <w:t>two observations are noteworthy. First, p</w:t>
      </w:r>
      <w:r w:rsidR="00F62EA4">
        <w:t>otential first-mover c</w:t>
      </w:r>
      <w:r w:rsidR="00746774">
        <w:t>ooperators</w:t>
      </w:r>
      <w:r w:rsidR="00F62EA4">
        <w:t xml:space="preserve"> in RT</w:t>
      </w:r>
      <w:r w:rsidR="00746774">
        <w:t xml:space="preserve"> </w:t>
      </w:r>
      <w:r w:rsidR="00163465">
        <w:t>tended to decide relatively early</w:t>
      </w:r>
      <w:r w:rsidR="001334D6">
        <w:t>,</w:t>
      </w:r>
      <w:r w:rsidR="00675CD2">
        <w:t xml:space="preserve"> </w:t>
      </w:r>
      <w:r w:rsidR="001334D6" w:rsidRPr="001334D6">
        <w:t>with nearly all cooperative decisions occurring before 45 seconds</w:t>
      </w:r>
      <w:r w:rsidR="0004356A">
        <w:t xml:space="preserve"> at the latest</w:t>
      </w:r>
      <w:r w:rsidR="001334D6" w:rsidRPr="001334D6">
        <w:t>.</w:t>
      </w:r>
      <w:r w:rsidR="001334D6">
        <w:t xml:space="preserve"> </w:t>
      </w:r>
      <w:r w:rsidR="001334D6" w:rsidRPr="001334D6">
        <w:t xml:space="preserve">In contrast, potential first-mover defectors were more dispersed in their decision timing: </w:t>
      </w:r>
      <w:ins w:id="192" w:author="KAMEDA Tatsuya" w:date="2026-04-05T17:19:00Z" w16du:dateUtc="2026-04-05T08:19:00Z">
        <w:r w:rsidR="0036048C">
          <w:t xml:space="preserve">approximately </w:t>
        </w:r>
      </w:ins>
      <w:r w:rsidR="001334D6" w:rsidRPr="001334D6">
        <w:t>two</w:t>
      </w:r>
      <w:r w:rsidR="00564631">
        <w:t>-</w:t>
      </w:r>
      <w:r w:rsidR="001334D6" w:rsidRPr="001334D6">
        <w:t xml:space="preserve">thirds of potential defections </w:t>
      </w:r>
      <w:ins w:id="193" w:author="KAMEDA Tatsuya" w:date="2026-04-05T17:19:00Z" w16du:dateUtc="2026-04-05T08:19:00Z">
        <w:r w:rsidR="0036048C">
          <w:t>occurred</w:t>
        </w:r>
      </w:ins>
      <w:r w:rsidR="00487922">
        <w:t xml:space="preserve"> </w:t>
      </w:r>
      <w:r w:rsidR="001334D6" w:rsidRPr="001334D6">
        <w:rPr>
          <w:rFonts w:hint="eastAsia"/>
        </w:rPr>
        <w:t>a</w:t>
      </w:r>
      <w:r w:rsidR="001334D6" w:rsidRPr="001334D6">
        <w:t>fter 45 seconds, producing a modal peak near the deadline.</w:t>
      </w:r>
      <w:r w:rsidR="001334D6">
        <w:t xml:space="preserve"> </w:t>
      </w:r>
    </w:p>
    <w:p w14:paraId="661B11A0" w14:textId="0ED27496" w:rsidR="00675CD2" w:rsidRDefault="00675CD2" w:rsidP="007C32C1">
      <w:r>
        <w:t>Second, only 51.6</w:t>
      </w:r>
      <w:r>
        <w:rPr>
          <w:rFonts w:hint="eastAsia"/>
        </w:rPr>
        <w:t>%</w:t>
      </w:r>
      <w:r>
        <w:t xml:space="preserve"> of the population </w:t>
      </w:r>
      <w:r w:rsidR="001334D6">
        <w:t xml:space="preserve">would </w:t>
      </w:r>
      <w:r>
        <w:t>cooperate as first movers in RT</w:t>
      </w:r>
      <w:r w:rsidR="000E39B2">
        <w:t xml:space="preserve"> (Fig. </w:t>
      </w:r>
      <w:ins w:id="194" w:author="KAMEDA Tatsuya" w:date="2026-04-05T17:20:00Z" w16du:dateUtc="2026-04-05T08:20:00Z">
        <w:r w:rsidR="00D3587B">
          <w:t>3C</w:t>
        </w:r>
      </w:ins>
      <w:r w:rsidR="000E39B2">
        <w:t>)</w:t>
      </w:r>
      <w:r>
        <w:t xml:space="preserve">. This rate </w:t>
      </w:r>
      <w:r w:rsidR="001334D6">
        <w:t>is</w:t>
      </w:r>
      <w:r>
        <w:t xml:space="preserve"> lower than the corresponding cooperation </w:t>
      </w:r>
      <w:r>
        <w:rPr>
          <w:rFonts w:hint="eastAsia"/>
        </w:rPr>
        <w:t>r</w:t>
      </w:r>
      <w:r>
        <w:t xml:space="preserve">ate among assigned first movers in SQ </w:t>
      </w:r>
      <w:r w:rsidR="001334D6">
        <w:t>(68.</w:t>
      </w:r>
      <w:ins w:id="195" w:author="Ryutaro Mori" w:date="2026-04-01T23:45:00Z" w16du:dateUtc="2026-04-01T14:45:00Z">
        <w:r w:rsidR="000F5670">
          <w:t>5</w:t>
        </w:r>
      </w:ins>
      <w:r w:rsidR="001334D6">
        <w:t>%</w:t>
      </w:r>
      <w:r w:rsidR="000E39B2">
        <w:t xml:space="preserve">; Fig. </w:t>
      </w:r>
      <w:ins w:id="196" w:author="KAMEDA Tatsuya" w:date="2026-04-05T17:21:00Z" w16du:dateUtc="2026-04-05T08:21:00Z">
        <w:r w:rsidR="00D3587B">
          <w:t>3B</w:t>
        </w:r>
      </w:ins>
      <w:r w:rsidR="001334D6">
        <w:t>)</w:t>
      </w:r>
      <w:r>
        <w:t>.</w:t>
      </w:r>
    </w:p>
    <w:p w14:paraId="1508ACF4" w14:textId="03FF303D" w:rsidR="00373D4B" w:rsidRDefault="00675CD2" w:rsidP="007C32C1">
      <w:r>
        <w:t xml:space="preserve">These patterns </w:t>
      </w:r>
      <w:r w:rsidR="002D7AD9">
        <w:t>indicate</w:t>
      </w:r>
      <w:r w:rsidR="00FA6390" w:rsidRPr="00FA6390">
        <w:t xml:space="preserve"> that flexibility in </w:t>
      </w:r>
      <w:r w:rsidR="002D7AD9">
        <w:t xml:space="preserve">decision </w:t>
      </w:r>
      <w:r w:rsidR="00FA6390" w:rsidRPr="00FA6390">
        <w:t>timing under RT ha</w:t>
      </w:r>
      <w:ins w:id="197" w:author="KAMEDA Tatsuya" w:date="2026-04-05T17:21:00Z" w16du:dateUtc="2026-04-05T08:21:00Z">
        <w:r w:rsidR="00542257">
          <w:t>s</w:t>
        </w:r>
      </w:ins>
      <w:r w:rsidR="00FA6390" w:rsidRPr="00FA6390">
        <w:t xml:space="preserve"> </w:t>
      </w:r>
      <w:r w:rsidR="00FA6390" w:rsidRPr="00213C32">
        <w:rPr>
          <w:b/>
          <w:bCs/>
        </w:rPr>
        <w:t>double-edged effects</w:t>
      </w:r>
      <w:r w:rsidR="00FA6390" w:rsidRPr="00FA6390">
        <w:t xml:space="preserve"> on first-mover </w:t>
      </w:r>
      <w:r w:rsidR="002D7AD9">
        <w:t>behavior</w:t>
      </w:r>
      <w:r w:rsidR="00F62EA4">
        <w:t>.</w:t>
      </w:r>
      <w:r w:rsidR="00FA6390" w:rsidRPr="00FA6390">
        <w:t xml:space="preserve"> </w:t>
      </w:r>
      <w:r w:rsidR="00CA7C79">
        <w:t xml:space="preserve">Compared with </w:t>
      </w:r>
      <w:r>
        <w:t>the SQ baseline</w:t>
      </w:r>
      <w:r w:rsidR="00FC4787">
        <w:t xml:space="preserve"> (Fig. 3B)</w:t>
      </w:r>
      <w:r>
        <w:t xml:space="preserve">, </w:t>
      </w:r>
      <w:r w:rsidR="00CA7C79">
        <w:t>RT</w:t>
      </w:r>
      <w:r w:rsidR="00FA6390" w:rsidRPr="00FA6390">
        <w:t xml:space="preserve"> allow</w:t>
      </w:r>
      <w:r w:rsidR="00CA7C79">
        <w:t>s</w:t>
      </w:r>
      <w:r w:rsidR="00FA6390" w:rsidRPr="00FA6390">
        <w:t xml:space="preserve"> potential</w:t>
      </w:r>
      <w:r w:rsidR="007432D9">
        <w:t xml:space="preserve"> </w:t>
      </w:r>
      <w:r w:rsidR="00FA6390" w:rsidRPr="00FA6390">
        <w:t xml:space="preserve">defectors </w:t>
      </w:r>
      <w:r>
        <w:t xml:space="preserve">to delay their commitment and avoid the first-mover role. </w:t>
      </w:r>
      <w:r w:rsidR="00790BE6">
        <w:t xml:space="preserve">At the same time, </w:t>
      </w:r>
      <w:r>
        <w:t>some</w:t>
      </w:r>
      <w:r w:rsidR="00FA6390" w:rsidRPr="00FA6390">
        <w:t xml:space="preserve"> potential </w:t>
      </w:r>
      <w:r w:rsidR="00790BE6">
        <w:t xml:space="preserve">cooperators also delay their decisions and </w:t>
      </w:r>
      <w:r>
        <w:t xml:space="preserve">ultimately shift toward defection rather than </w:t>
      </w:r>
      <w:r w:rsidR="00790BE6">
        <w:t xml:space="preserve">leading with </w:t>
      </w:r>
      <w:r>
        <w:t>cooperati</w:t>
      </w:r>
      <w:r w:rsidR="00790BE6">
        <w:t>on</w:t>
      </w:r>
      <w:r w:rsidR="00FA6390" w:rsidRPr="00FA6390">
        <w:t>.</w:t>
      </w:r>
      <w:r w:rsidR="007C32C1">
        <w:t xml:space="preserve"> </w:t>
      </w:r>
    </w:p>
    <w:p w14:paraId="261FF9FF" w14:textId="44E60F77" w:rsidR="00E33ECB" w:rsidRDefault="00675CD2" w:rsidP="007C32C1">
      <w:r>
        <w:t>How do these two effects jointly shape the observed first-mover cooperation rate in RT? Under</w:t>
      </w:r>
      <w:r w:rsidR="00486BC1">
        <w:t xml:space="preserve"> </w:t>
      </w:r>
      <w:r w:rsidR="00373D4B" w:rsidRPr="00373D4B">
        <w:t xml:space="preserve">RT, the observed first mover in each pair is </w:t>
      </w:r>
      <w:r w:rsidR="0078702B">
        <w:t>who</w:t>
      </w:r>
      <w:r w:rsidR="00D04F61">
        <w:t>ever</w:t>
      </w:r>
      <w:r w:rsidR="0078702B">
        <w:t xml:space="preserve"> </w:t>
      </w:r>
      <w:r w:rsidR="00373D4B" w:rsidRPr="00373D4B">
        <w:t xml:space="preserve">acts earlier. </w:t>
      </w:r>
      <w:r>
        <w:t>Because</w:t>
      </w:r>
      <w:r w:rsidR="00373D4B" w:rsidRPr="00373D4B">
        <w:t xml:space="preserve"> potential cooperators tend to </w:t>
      </w:r>
      <w:r>
        <w:t>decide</w:t>
      </w:r>
      <w:r w:rsidR="00373D4B" w:rsidRPr="00373D4B">
        <w:t xml:space="preserve"> earl</w:t>
      </w:r>
      <w:r>
        <w:t>y</w:t>
      </w:r>
      <w:r w:rsidR="00373D4B" w:rsidRPr="00373D4B">
        <w:t xml:space="preserve"> </w:t>
      </w:r>
      <w:r>
        <w:t>while many</w:t>
      </w:r>
      <w:r w:rsidR="00373D4B" w:rsidRPr="00373D4B">
        <w:t xml:space="preserve"> potential defectors</w:t>
      </w:r>
      <w:r>
        <w:t xml:space="preserve"> delay (Fig</w:t>
      </w:r>
      <w:r w:rsidR="00372DCD">
        <w:t>.</w:t>
      </w:r>
      <w:r>
        <w:t xml:space="preserve"> 3C)</w:t>
      </w:r>
      <w:r w:rsidR="0078702B">
        <w:t>,</w:t>
      </w:r>
      <w:r w:rsidR="00373D4B" w:rsidRPr="00373D4B">
        <w:t xml:space="preserve"> cooperators are </w:t>
      </w:r>
      <w:r>
        <w:t xml:space="preserve">disproportionately </w:t>
      </w:r>
      <w:r w:rsidR="00373D4B" w:rsidRPr="00373D4B">
        <w:t>likely to</w:t>
      </w:r>
      <w:r>
        <w:t xml:space="preserve"> </w:t>
      </w:r>
      <w:r w:rsidR="00373D4B" w:rsidRPr="00373D4B">
        <w:t xml:space="preserve">become the </w:t>
      </w:r>
      <w:r w:rsidR="0078702B">
        <w:t>voluntary</w:t>
      </w:r>
      <w:r w:rsidR="0078702B" w:rsidRPr="00373D4B">
        <w:t xml:space="preserve"> </w:t>
      </w:r>
      <w:r w:rsidR="00373D4B" w:rsidRPr="00373D4B">
        <w:t>first mover</w:t>
      </w:r>
      <w:r w:rsidR="0078702B">
        <w:t xml:space="preserve">. </w:t>
      </w:r>
      <w:r>
        <w:t xml:space="preserve">At the same time, however, the pool </w:t>
      </w:r>
      <w:r>
        <w:lastRenderedPageBreak/>
        <w:t xml:space="preserve">of potential cooperators </w:t>
      </w:r>
      <w:r w:rsidR="00E840EA">
        <w:t>becomes</w:t>
      </w:r>
      <w:r>
        <w:t xml:space="preserve"> smaller </w:t>
      </w:r>
      <w:r w:rsidR="00E840EA">
        <w:t xml:space="preserve">in RT </w:t>
      </w:r>
      <w:r>
        <w:t>than under SQ (</w:t>
      </w:r>
      <w:r w:rsidR="00372DCD">
        <w:t>Figs. 3</w:t>
      </w:r>
      <w:ins w:id="198" w:author="KAMEDA Tatsuya" w:date="2026-04-05T17:23:00Z" w16du:dateUtc="2026-04-05T08:23:00Z">
        <w:r w:rsidR="00542257">
          <w:t>B</w:t>
        </w:r>
      </w:ins>
      <w:r w:rsidR="00372DCD">
        <w:t xml:space="preserve"> </w:t>
      </w:r>
      <w:r w:rsidR="00FB3B85">
        <w:t>&amp;</w:t>
      </w:r>
      <w:r w:rsidR="00372DCD">
        <w:t xml:space="preserve"> 3</w:t>
      </w:r>
      <w:ins w:id="199" w:author="KAMEDA Tatsuya" w:date="2026-04-05T17:23:00Z" w16du:dateUtc="2026-04-05T08:23:00Z">
        <w:r w:rsidR="00542257">
          <w:t>C</w:t>
        </w:r>
      </w:ins>
      <w:r>
        <w:t>).</w:t>
      </w:r>
      <w:r w:rsidR="007C32C1">
        <w:t xml:space="preserve"> </w:t>
      </w:r>
      <w:commentRangeStart w:id="200"/>
      <w:commentRangeStart w:id="201"/>
      <w:commentRangeStart w:id="202"/>
      <w:commentRangeStart w:id="203"/>
      <w:r w:rsidR="00373D4B" w:rsidRPr="00373D4B">
        <w:t>T</w:t>
      </w:r>
      <w:r>
        <w:t xml:space="preserve">hese two </w:t>
      </w:r>
      <w:ins w:id="204" w:author="KAMEDA Tatsuya" w:date="2026-04-05T17:24:00Z" w16du:dateUtc="2026-04-05T08:24:00Z">
        <w:r w:rsidR="00542257">
          <w:t xml:space="preserve">opposing </w:t>
        </w:r>
      </w:ins>
      <w:r>
        <w:t xml:space="preserve">forces </w:t>
      </w:r>
      <w:ins w:id="205" w:author="KAMEDA Tatsuya" w:date="2026-04-05T17:24:00Z" w16du:dateUtc="2026-04-05T08:24:00Z">
        <w:r w:rsidR="00542257">
          <w:t xml:space="preserve">jointly shape </w:t>
        </w:r>
      </w:ins>
      <w:r>
        <w:t xml:space="preserve">the </w:t>
      </w:r>
      <w:r w:rsidR="00E77A2B" w:rsidRPr="00E77A2B">
        <w:t>observed first-mover cooperation rate</w:t>
      </w:r>
      <w:ins w:id="206" w:author="KAMEDA Tatsuya" w:date="2026-04-05T17:25:00Z" w16du:dateUtc="2026-04-05T08:25:00Z">
        <w:r w:rsidR="00542257">
          <w:t xml:space="preserve">, </w:t>
        </w:r>
      </w:ins>
      <w:ins w:id="207" w:author="KAMEDA Tatsuya" w:date="2026-04-05T17:33:00Z" w16du:dateUtc="2026-04-05T08:33:00Z">
        <w:r w:rsidR="003F5B4E">
          <w:t xml:space="preserve">thereby producing </w:t>
        </w:r>
      </w:ins>
      <w:ins w:id="208" w:author="KAMEDA Tatsuya" w:date="2026-04-05T17:25:00Z" w16du:dateUtc="2026-04-05T08:25:00Z">
        <w:r w:rsidR="00542257">
          <w:t xml:space="preserve">a level </w:t>
        </w:r>
      </w:ins>
      <w:r w:rsidR="00E77A2B" w:rsidRPr="00E77A2B">
        <w:t>comparable to that in SQ</w:t>
      </w:r>
      <w:r w:rsidR="009D56C0">
        <w:t xml:space="preserve"> (Fig. 2B)</w:t>
      </w:r>
      <w:r w:rsidR="007C32C1">
        <w:t>.</w:t>
      </w:r>
      <w:commentRangeEnd w:id="200"/>
      <w:r w:rsidR="00B94EED">
        <w:rPr>
          <w:rStyle w:val="a6"/>
          <w:sz w:val="20"/>
          <w:szCs w:val="24"/>
        </w:rPr>
        <w:commentReference w:id="200"/>
      </w:r>
      <w:commentRangeEnd w:id="201"/>
      <w:r w:rsidR="00881D17">
        <w:rPr>
          <w:rStyle w:val="a6"/>
          <w:sz w:val="20"/>
          <w:szCs w:val="24"/>
        </w:rPr>
        <w:commentReference w:id="201"/>
      </w:r>
      <w:commentRangeEnd w:id="202"/>
      <w:r w:rsidR="002E7464">
        <w:rPr>
          <w:rStyle w:val="a6"/>
          <w:sz w:val="20"/>
          <w:szCs w:val="24"/>
        </w:rPr>
        <w:commentReference w:id="202"/>
      </w:r>
      <w:commentRangeEnd w:id="203"/>
      <w:r w:rsidR="00223248">
        <w:rPr>
          <w:rStyle w:val="a6"/>
          <w:sz w:val="20"/>
          <w:szCs w:val="24"/>
        </w:rPr>
        <w:commentReference w:id="203"/>
      </w:r>
    </w:p>
    <w:p w14:paraId="4DFCF4DB" w14:textId="2D109771" w:rsidR="00663A5D" w:rsidRPr="00E33ECB" w:rsidRDefault="00663A5D" w:rsidP="00663A5D">
      <w:pPr>
        <w:pStyle w:val="2"/>
      </w:pPr>
      <w:r>
        <w:t>Second movers in RT vs. SQ</w:t>
      </w:r>
    </w:p>
    <w:p w14:paraId="7FC1BA37" w14:textId="71B50549" w:rsidR="00663A5D" w:rsidRDefault="00AC417B" w:rsidP="00663A5D">
      <w:pPr>
        <w:spacing w:before="240"/>
        <w:ind w:firstLine="0"/>
      </w:pPr>
      <w:ins w:id="209" w:author="KAMEDA Tatsuya" w:date="2026-04-05T18:45:00Z" w16du:dateUtc="2026-04-05T09:45:00Z">
        <w:r>
          <w:t>We n</w:t>
        </w:r>
      </w:ins>
      <w:r w:rsidR="00663A5D">
        <w:t>ext</w:t>
      </w:r>
      <w:ins w:id="210" w:author="KAMEDA Tatsuya" w:date="2026-04-05T18:45:00Z" w16du:dateUtc="2026-04-05T09:45:00Z">
        <w:r>
          <w:t xml:space="preserve"> examine </w:t>
        </w:r>
      </w:ins>
      <w:r w:rsidR="00663A5D">
        <w:t>second movers</w:t>
      </w:r>
      <w:ins w:id="211" w:author="KAMEDA Tatsuya" w:date="2026-04-05T18:45:00Z" w16du:dateUtc="2026-04-05T09:45:00Z">
        <w:r>
          <w:t>,</w:t>
        </w:r>
      </w:ins>
      <w:r w:rsidR="004A3017">
        <w:t xml:space="preserve"> who</w:t>
      </w:r>
      <w:r w:rsidR="00663A5D">
        <w:t xml:space="preserve"> reciprocated more strongly in RT than in SQ (9</w:t>
      </w:r>
      <w:r w:rsidR="0019707B">
        <w:t>3.8</w:t>
      </w:r>
      <w:r w:rsidR="00663A5D">
        <w:t>% vs. 7</w:t>
      </w:r>
      <w:r w:rsidR="0019707B">
        <w:t>4.6</w:t>
      </w:r>
      <w:r w:rsidR="00663A5D">
        <w:t>%</w:t>
      </w:r>
      <w:r w:rsidR="00DC2BA6">
        <w:t>; Fig. 2B</w:t>
      </w:r>
      <w:r w:rsidR="00663A5D">
        <w:rPr>
          <w:rFonts w:hint="eastAsia"/>
        </w:rPr>
        <w:t>)</w:t>
      </w:r>
      <w:r w:rsidR="00663A5D">
        <w:t xml:space="preserve">. </w:t>
      </w:r>
      <w:ins w:id="212" w:author="KAMEDA Tatsuya" w:date="2026-04-05T18:46:00Z" w16du:dateUtc="2026-04-05T09:46:00Z">
        <w:r w:rsidR="0068108F">
          <w:t xml:space="preserve">Given </w:t>
        </w:r>
      </w:ins>
      <w:r w:rsidR="00663A5D">
        <w:t xml:space="preserve">that first-mover cooperation rates were </w:t>
      </w:r>
      <w:ins w:id="213" w:author="KAMEDA Tatsuya" w:date="2026-04-05T18:46:00Z" w16du:dateUtc="2026-04-05T09:46:00Z">
        <w:r w:rsidR="0068108F">
          <w:t xml:space="preserve">nearly </w:t>
        </w:r>
      </w:ins>
      <w:r w:rsidR="00E80080">
        <w:t xml:space="preserve">identical </w:t>
      </w:r>
      <w:ins w:id="214" w:author="KAMEDA Tatsuya" w:date="2026-04-05T18:46:00Z" w16du:dateUtc="2026-04-05T09:46:00Z">
        <w:r w:rsidR="0068108F">
          <w:t>across</w:t>
        </w:r>
      </w:ins>
      <w:r w:rsidR="00663A5D">
        <w:t xml:space="preserve"> conditions, this</w:t>
      </w:r>
      <w:r w:rsidR="002E2E37">
        <w:t xml:space="preserve"> difference </w:t>
      </w:r>
      <w:r w:rsidR="00663A5D">
        <w:t xml:space="preserve">contributed </w:t>
      </w:r>
      <w:ins w:id="215" w:author="KAMEDA Tatsuya" w:date="2026-04-05T18:47:00Z" w16du:dateUtc="2026-04-05T09:47:00Z">
        <w:r w:rsidR="0068108F">
          <w:t xml:space="preserve">directly </w:t>
        </w:r>
      </w:ins>
      <w:r w:rsidR="00663A5D">
        <w:t xml:space="preserve">to </w:t>
      </w:r>
      <w:r w:rsidR="00952551">
        <w:t>the</w:t>
      </w:r>
      <w:r w:rsidR="00663A5D">
        <w:t xml:space="preserve"> higher rate of mutual cooperation in RT </w:t>
      </w:r>
      <w:r w:rsidR="003E7C7F">
        <w:t xml:space="preserve">(64.2%) </w:t>
      </w:r>
      <w:r w:rsidR="00663A5D">
        <w:t>than in SQ</w:t>
      </w:r>
      <w:r w:rsidR="003E7C7F">
        <w:t xml:space="preserve"> (51.1%; Fig. 2A)</w:t>
      </w:r>
      <w:r w:rsidR="00663A5D">
        <w:t>.</w:t>
      </w:r>
    </w:p>
    <w:p w14:paraId="405AA552" w14:textId="3439A582" w:rsidR="00663A5D" w:rsidRDefault="00D944CD" w:rsidP="00235BC1">
      <w:r>
        <w:t>In principle, t</w:t>
      </w:r>
      <w:r w:rsidR="00DA40A3" w:rsidRPr="00DA40A3">
        <w:t>h</w:t>
      </w:r>
      <w:r>
        <w:t>e</w:t>
      </w:r>
      <w:r w:rsidR="00DA40A3" w:rsidRPr="00DA40A3">
        <w:t xml:space="preserve"> difference </w:t>
      </w:r>
      <w:r w:rsidR="00746155">
        <w:t xml:space="preserve">in </w:t>
      </w:r>
      <w:r w:rsidR="00235BC1">
        <w:t>reciprocity</w:t>
      </w:r>
      <w:r w:rsidR="00746155">
        <w:t xml:space="preserve"> </w:t>
      </w:r>
      <w:r w:rsidR="00DA40A3" w:rsidRPr="00DA40A3">
        <w:t xml:space="preserve">could </w:t>
      </w:r>
      <w:r w:rsidR="00235BC1">
        <w:t xml:space="preserve">reflect either a within-individual change </w:t>
      </w:r>
      <w:r w:rsidR="00DA40A3" w:rsidRPr="00DA40A3">
        <w:t xml:space="preserve">or </w:t>
      </w:r>
      <w:r w:rsidR="00235BC1">
        <w:t>a between-individual compositional difference</w:t>
      </w:r>
      <w:r w:rsidR="00DA40A3" w:rsidRPr="00DA40A3">
        <w:t>.</w:t>
      </w:r>
      <w:r w:rsidR="00DA40A3">
        <w:t xml:space="preserve"> </w:t>
      </w:r>
      <w:ins w:id="216" w:author="KAMEDA Tatsuya" w:date="2026-04-05T18:49:00Z" w16du:dateUtc="2026-04-05T09:49:00Z">
        <w:r w:rsidR="0060353D">
          <w:t>Under the</w:t>
        </w:r>
      </w:ins>
      <w:r w:rsidR="00235BC1" w:rsidRPr="00235BC1">
        <w:t xml:space="preserve"> within-individual account</w:t>
      </w:r>
      <w:ins w:id="217" w:author="KAMEDA Tatsuya" w:date="2026-04-05T18:49:00Z" w16du:dateUtc="2026-04-05T09:49:00Z">
        <w:r w:rsidR="0060353D">
          <w:t xml:space="preserve">, </w:t>
        </w:r>
      </w:ins>
      <w:r w:rsidR="00235BC1" w:rsidRPr="00235BC1">
        <w:t xml:space="preserve">the same person reciprocates </w:t>
      </w:r>
      <w:r w:rsidR="00CD66E7">
        <w:t xml:space="preserve">cooperation </w:t>
      </w:r>
      <w:r w:rsidR="00235BC1" w:rsidRPr="00235BC1">
        <w:t xml:space="preserve">more readily when acting as a voluntary second mover in RT than as an assigned second mover in SQ. </w:t>
      </w:r>
      <w:ins w:id="218" w:author="KAMEDA Tatsuya" w:date="2026-04-05T18:49:00Z" w16du:dateUtc="2026-04-05T09:49:00Z">
        <w:r w:rsidR="0060353D">
          <w:t>Un</w:t>
        </w:r>
      </w:ins>
      <w:ins w:id="219" w:author="KAMEDA Tatsuya" w:date="2026-04-05T18:50:00Z" w16du:dateUtc="2026-04-05T09:50:00Z">
        <w:r w:rsidR="0060353D">
          <w:t>d</w:t>
        </w:r>
      </w:ins>
      <w:ins w:id="220" w:author="KAMEDA Tatsuya" w:date="2026-04-05T18:49:00Z" w16du:dateUtc="2026-04-05T09:49:00Z">
        <w:r w:rsidR="0060353D">
          <w:t>er the</w:t>
        </w:r>
      </w:ins>
      <w:r w:rsidR="00235BC1" w:rsidRPr="00235BC1">
        <w:t xml:space="preserve"> </w:t>
      </w:r>
      <w:r w:rsidR="00935B7B">
        <w:t>between-individual</w:t>
      </w:r>
      <w:ins w:id="221" w:author="KAMEDA Tatsuya" w:date="2026-04-05T18:50:00Z" w16du:dateUtc="2026-04-05T09:50:00Z">
        <w:r w:rsidR="0060353D">
          <w:t xml:space="preserve"> (compositional) account</w:t>
        </w:r>
      </w:ins>
      <w:r w:rsidR="00935B7B">
        <w:t xml:space="preserve">, </w:t>
      </w:r>
      <w:r w:rsidR="00235BC1" w:rsidRPr="00235BC1">
        <w:t xml:space="preserve">more prosocial individuals disproportionately end up as second movers in RT through self-selection. </w:t>
      </w:r>
      <w:r w:rsidR="003D1007">
        <w:t>Although w</w:t>
      </w:r>
      <w:r w:rsidR="00235BC1" w:rsidRPr="00235BC1">
        <w:t>e cannot directly distinguish these possibilities</w:t>
      </w:r>
      <w:ins w:id="222" w:author="KAMEDA Tatsuya" w:date="2026-04-05T18:51:00Z" w16du:dateUtc="2026-04-05T09:51:00Z">
        <w:r w:rsidR="0060353D">
          <w:t xml:space="preserve"> because</w:t>
        </w:r>
      </w:ins>
      <w:r w:rsidR="00235BC1" w:rsidRPr="00235BC1">
        <w:t xml:space="preserve"> no participant experienced both conditions, we find little support for the </w:t>
      </w:r>
      <w:r w:rsidR="00235BC1">
        <w:t xml:space="preserve">latter, </w:t>
      </w:r>
      <w:r w:rsidR="00235BC1" w:rsidRPr="00235BC1">
        <w:t>compositional account</w:t>
      </w:r>
      <w:r w:rsidR="003D1007">
        <w:t>.</w:t>
      </w:r>
      <w:r w:rsidR="00235BC1" w:rsidRPr="00235BC1">
        <w:t xml:space="preserve"> </w:t>
      </w:r>
      <w:r w:rsidR="003D1007">
        <w:t>V</w:t>
      </w:r>
      <w:r w:rsidR="00235BC1" w:rsidRPr="00235BC1">
        <w:t>oluntary second movers in RT and assigned second movers in SQ showed nearly identical social value orientation (SVO) scores</w:t>
      </w:r>
      <w:r w:rsidR="00C5169D">
        <w:t xml:space="preserve"> (Mann–Whitney U test: U</w:t>
      </w:r>
      <w:ins w:id="223" w:author="KAMEDA Tatsuya" w:date="2026-04-05T18:55:00Z" w16du:dateUtc="2026-04-05T09:55:00Z">
        <w:r w:rsidR="00A206AA">
          <w:t xml:space="preserve"> </w:t>
        </w:r>
      </w:ins>
      <w:r w:rsidR="00C5169D">
        <w:t>=</w:t>
      </w:r>
      <w:ins w:id="224" w:author="KAMEDA Tatsuya" w:date="2026-04-05T18:55:00Z" w16du:dateUtc="2026-04-05T09:55:00Z">
        <w:r w:rsidR="00A206AA">
          <w:t xml:space="preserve"> </w:t>
        </w:r>
      </w:ins>
      <w:r w:rsidR="00C5169D">
        <w:t>4223, two-sided p</w:t>
      </w:r>
      <w:ins w:id="225" w:author="KAMEDA Tatsuya" w:date="2026-04-05T18:55:00Z" w16du:dateUtc="2026-04-05T09:55:00Z">
        <w:r w:rsidR="00A206AA">
          <w:t xml:space="preserve"> </w:t>
        </w:r>
      </w:ins>
      <w:r w:rsidR="00C5169D">
        <w:t>=</w:t>
      </w:r>
      <w:ins w:id="226" w:author="KAMEDA Tatsuya" w:date="2026-04-05T18:55:00Z" w16du:dateUtc="2026-04-05T09:55:00Z">
        <w:r w:rsidR="00A206AA">
          <w:t xml:space="preserve"> </w:t>
        </w:r>
      </w:ins>
      <w:r w:rsidR="00C5169D">
        <w:t xml:space="preserve">.689). </w:t>
      </w:r>
      <w:r w:rsidR="00235BC1" w:rsidRPr="00235BC1">
        <w:t>SVO captures how much individuals weight others</w:t>
      </w:r>
      <w:r w:rsidR="001B368B">
        <w:t>’</w:t>
      </w:r>
      <w:r w:rsidR="00235BC1" w:rsidRPr="00235BC1">
        <w:t xml:space="preserve"> outcomes relative to their own</w:t>
      </w:r>
      <w:ins w:id="227" w:author="KAMEDA Tatsuya" w:date="2026-04-05T18:56:00Z" w16du:dateUtc="2026-04-05T09:56:00Z">
        <w:r w:rsidR="001F0F16">
          <w:t>. T</w:t>
        </w:r>
      </w:ins>
      <w:ins w:id="228" w:author="KAMEDA Tatsuya" w:date="2026-04-05T18:52:00Z" w16du:dateUtc="2026-04-05T09:52:00Z">
        <w:r w:rsidR="0060353D">
          <w:t xml:space="preserve">he </w:t>
        </w:r>
      </w:ins>
      <w:r w:rsidR="00235BC1" w:rsidRPr="00235BC1">
        <w:t xml:space="preserve">similarity between the two groups indicates that second movers in RT were not systematically more prosocial than those in SQ. This </w:t>
      </w:r>
      <w:ins w:id="229" w:author="KAMEDA Tatsuya" w:date="2026-04-05T18:52:00Z" w16du:dateUtc="2026-04-05T09:52:00Z">
        <w:r w:rsidR="0060353D">
          <w:t xml:space="preserve">pattern </w:t>
        </w:r>
      </w:ins>
      <w:r w:rsidR="00235BC1" w:rsidRPr="00235BC1">
        <w:t>suggests that the stronger reciprocity in RT</w:t>
      </w:r>
      <w:r w:rsidR="006834AF">
        <w:t xml:space="preserve"> is more likely to</w:t>
      </w:r>
      <w:r w:rsidR="00235BC1" w:rsidRPr="00235BC1">
        <w:t xml:space="preserve"> reflect a within-individual </w:t>
      </w:r>
      <w:ins w:id="230" w:author="KAMEDA Tatsuya" w:date="2026-04-05T18:52:00Z" w16du:dateUtc="2026-04-05T09:52:00Z">
        <w:r w:rsidR="0060353D">
          <w:t xml:space="preserve">increase </w:t>
        </w:r>
      </w:ins>
      <w:r w:rsidR="00235BC1" w:rsidRPr="00235BC1">
        <w:t xml:space="preserve">in responsiveness to voluntary first-mover cooperation, rather than a difference in who </w:t>
      </w:r>
      <w:ins w:id="231" w:author="KAMEDA Tatsuya" w:date="2026-04-05T18:57:00Z" w16du:dateUtc="2026-04-05T09:57:00Z">
        <w:r w:rsidR="001F0F16">
          <w:t>becomes</w:t>
        </w:r>
      </w:ins>
      <w:r w:rsidR="006834AF">
        <w:t xml:space="preserve"> a</w:t>
      </w:r>
      <w:r w:rsidR="00235BC1" w:rsidRPr="00235BC1">
        <w:t xml:space="preserve"> second mover.</w:t>
      </w:r>
    </w:p>
    <w:p w14:paraId="5C587AFF" w14:textId="0A522BE3" w:rsidR="008D1D9E" w:rsidRPr="00BD0042" w:rsidRDefault="008D1D9E" w:rsidP="008D1D9E">
      <w:pPr>
        <w:ind w:firstLine="0"/>
        <w:rPr>
          <w:b/>
          <w:bCs/>
          <w:sz w:val="28"/>
          <w:szCs w:val="28"/>
        </w:rPr>
      </w:pPr>
      <w:r w:rsidRPr="00BD0042">
        <w:rPr>
          <w:b/>
          <w:bCs/>
          <w:sz w:val="28"/>
          <w:szCs w:val="28"/>
        </w:rPr>
        <w:t>Summary and transition to the model</w:t>
      </w:r>
    </w:p>
    <w:p w14:paraId="7C8EA1D2" w14:textId="3AFA87CC" w:rsidR="008B4B89" w:rsidRDefault="00663A5D" w:rsidP="008B4B89">
      <w:r>
        <w:t xml:space="preserve">In summary, </w:t>
      </w:r>
      <w:r w:rsidR="00632ED0">
        <w:t xml:space="preserve">the </w:t>
      </w:r>
      <w:r w:rsidR="00A856FC">
        <w:t xml:space="preserve">behavioral experiments </w:t>
      </w:r>
      <w:ins w:id="232" w:author="KAMEDA Tatsuya" w:date="2026-04-05T19:00:00Z" w16du:dateUtc="2026-04-05T10:00:00Z">
        <w:r w:rsidR="00FA7068">
          <w:t xml:space="preserve">show </w:t>
        </w:r>
      </w:ins>
      <w:r w:rsidR="00A856FC">
        <w:t xml:space="preserve"> that r</w:t>
      </w:r>
      <w:r>
        <w:t>eal-time</w:t>
      </w:r>
      <w:r w:rsidR="00D51F37">
        <w:t xml:space="preserve"> </w:t>
      </w:r>
      <w:r>
        <w:t>interaction</w:t>
      </w:r>
      <w:r w:rsidR="008D1D9E">
        <w:t xml:space="preserve"> produces </w:t>
      </w:r>
      <w:r>
        <w:t xml:space="preserve">the highest </w:t>
      </w:r>
      <w:r w:rsidR="008D1D9E">
        <w:t xml:space="preserve">level of </w:t>
      </w:r>
      <w:r>
        <w:t xml:space="preserve">mutual cooperation </w:t>
      </w:r>
      <w:r w:rsidR="008B4B89">
        <w:t>in Prisoner</w:t>
      </w:r>
      <w:r w:rsidR="001B368B">
        <w:t>’</w:t>
      </w:r>
      <w:r w:rsidR="008B4B89">
        <w:t>s Dilemma games</w:t>
      </w:r>
      <w:r>
        <w:t>.</w:t>
      </w:r>
      <w:r w:rsidR="00AA0D5A">
        <w:t xml:space="preserve"> </w:t>
      </w:r>
      <w:r w:rsidR="008B4B89" w:rsidRPr="008B4B89">
        <w:t xml:space="preserve">However, contrary to our initial </w:t>
      </w:r>
      <w:r w:rsidR="002F0F65">
        <w:t>conjecture</w:t>
      </w:r>
      <w:r w:rsidR="008B4B89" w:rsidRPr="008B4B89">
        <w:t xml:space="preserve">, </w:t>
      </w:r>
      <w:r w:rsidR="008D1D9E" w:rsidRPr="008D1D9E">
        <w:t>this advantage does not arise from increased first-mover cooperation. Instead, it stems from substantially stronger reciprocity among second movers.</w:t>
      </w:r>
      <w:r w:rsidR="008B4B89" w:rsidRPr="008B4B89">
        <w:t xml:space="preserve"> </w:t>
      </w:r>
      <w:r w:rsidR="005B0DB6" w:rsidRPr="005B0DB6">
        <w:t xml:space="preserve">These findings raise two </w:t>
      </w:r>
      <w:ins w:id="233" w:author="KAMEDA Tatsuya" w:date="2026-04-05T19:01:00Z" w16du:dateUtc="2026-04-05T10:01:00Z">
        <w:r w:rsidR="00FA7068">
          <w:t>key questions</w:t>
        </w:r>
      </w:ins>
      <w:r w:rsidR="005B0DB6" w:rsidRPr="005B0DB6">
        <w:t>. </w:t>
      </w:r>
      <w:r w:rsidR="008B4B89" w:rsidRPr="008B4B89">
        <w:t xml:space="preserve"> First, why </w:t>
      </w:r>
      <w:r w:rsidR="005B0DB6">
        <w:t xml:space="preserve">does </w:t>
      </w:r>
      <w:r w:rsidR="008B4B89" w:rsidRPr="008B4B89">
        <w:t xml:space="preserve">real-time interaction </w:t>
      </w:r>
      <w:ins w:id="234" w:author="KAMEDA Tatsuya" w:date="2026-04-05T19:02:00Z" w16du:dateUtc="2026-04-05T10:02:00Z">
        <w:r w:rsidR="00A9528F">
          <w:t xml:space="preserve">not </w:t>
        </w:r>
      </w:ins>
      <w:r w:rsidR="008B4B89" w:rsidRPr="008B4B89">
        <w:t xml:space="preserve">increase first-mover cooperation despite removing the obligation to move first? Second, why </w:t>
      </w:r>
      <w:r w:rsidR="005B0DB6">
        <w:t>does</w:t>
      </w:r>
      <w:r w:rsidR="005B0DB6" w:rsidRPr="008B4B89">
        <w:t xml:space="preserve"> </w:t>
      </w:r>
      <w:r w:rsidR="008B4B89" w:rsidRPr="008B4B89">
        <w:t xml:space="preserve">it </w:t>
      </w:r>
      <w:ins w:id="235" w:author="KAMEDA Tatsuya" w:date="2026-04-05T19:02:00Z" w16du:dateUtc="2026-04-05T10:02:00Z">
        <w:r w:rsidR="00A9528F">
          <w:t>still</w:t>
        </w:r>
        <w:r w:rsidR="00A9528F" w:rsidRPr="008B4B89">
          <w:t xml:space="preserve"> </w:t>
        </w:r>
      </w:ins>
      <w:r w:rsidR="005B0DB6">
        <w:t>increase</w:t>
      </w:r>
      <w:r w:rsidR="005B0DB6" w:rsidRPr="008B4B89">
        <w:t xml:space="preserve"> </w:t>
      </w:r>
      <w:r w:rsidR="008B4B89" w:rsidRPr="008B4B89">
        <w:t>second-mover reciprocity? To address these</w:t>
      </w:r>
      <w:r w:rsidR="00A84224">
        <w:t xml:space="preserve"> questions</w:t>
      </w:r>
      <w:r w:rsidR="008B4B89" w:rsidRPr="008B4B89">
        <w:t xml:space="preserve">, we develop a game-theoretic model </w:t>
      </w:r>
      <w:ins w:id="236" w:author="KAMEDA Tatsuya" w:date="2026-04-05T19:03:00Z" w16du:dateUtc="2026-04-05T10:03:00Z">
        <w:r w:rsidR="00A9528F">
          <w:t>that account</w:t>
        </w:r>
      </w:ins>
      <w:ins w:id="237" w:author="KAMEDA Tatsuya" w:date="2026-04-05T19:05:00Z" w16du:dateUtc="2026-04-05T10:05:00Z">
        <w:r w:rsidR="00EC6687">
          <w:t>s</w:t>
        </w:r>
      </w:ins>
      <w:ins w:id="238" w:author="KAMEDA Tatsuya" w:date="2026-04-05T19:03:00Z" w16du:dateUtc="2026-04-05T10:03:00Z">
        <w:r w:rsidR="00A9528F">
          <w:t xml:space="preserve"> for both patterns through </w:t>
        </w:r>
      </w:ins>
      <w:r w:rsidR="008B4B89" w:rsidRPr="008B4B89">
        <w:t>a single mechanism</w:t>
      </w:r>
      <w:r w:rsidR="005B0DB6">
        <w:rPr>
          <w:rFonts w:ascii="-webkit-standard" w:hAnsi="-webkit-standard"/>
          <w:color w:val="000000"/>
          <w:sz w:val="27"/>
          <w:szCs w:val="27"/>
        </w:rPr>
        <w:t>—</w:t>
      </w:r>
      <w:r w:rsidR="008B4B89" w:rsidRPr="008B4B89">
        <w:t>belief-dependent reciprocity (full derivations in SI</w:t>
      </w:r>
      <w:r w:rsidR="00D51F37">
        <w:t xml:space="preserve"> </w:t>
      </w:r>
      <w:ins w:id="239" w:author="Ryutaro Mori" w:date="2026-03-30T19:53:00Z" w16du:dateUtc="2026-03-30T10:53:00Z">
        <w:r w:rsidR="00A94B0E">
          <w:t>3</w:t>
        </w:r>
      </w:ins>
      <w:r w:rsidR="008B4B89" w:rsidRPr="008B4B89">
        <w:t>).</w:t>
      </w:r>
    </w:p>
    <w:p w14:paraId="476EFD72" w14:textId="77777777" w:rsidR="006B1C95" w:rsidRDefault="006B1C95" w:rsidP="006B1C95">
      <w:pPr>
        <w:spacing w:before="720"/>
        <w:ind w:firstLine="0"/>
        <w:rPr>
          <w:ins w:id="240" w:author="Ryutaro Mori" w:date="2026-03-31T02:50:00Z" w16du:dateUtc="2026-03-30T17:50:00Z"/>
        </w:rPr>
      </w:pPr>
      <w:ins w:id="241" w:author="Ryutaro Mori" w:date="2026-03-31T02:50:00Z">
        <w:r w:rsidRPr="00113E24">
          <w:rPr>
            <w:noProof/>
          </w:rPr>
          <w:lastRenderedPageBreak/>
          <w:drawing>
            <wp:inline distT="0" distB="0" distL="0" distR="0" wp14:anchorId="322FB256" wp14:editId="6AD95732">
              <wp:extent cx="5397714" cy="4542155"/>
              <wp:effectExtent l="0" t="0" r="0" b="0"/>
              <wp:docPr id="6596066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6664" name="図 1"/>
                      <pic:cNvPicPr/>
                    </pic:nvPicPr>
                    <pic:blipFill>
                      <a:blip r:embed="rId18">
                        <a:extLst>
                          <a:ext uri="{96DAC541-7B7A-43D3-8B79-37D633B846F1}">
                            <asvg:svgBlip xmlns:asvg="http://schemas.microsoft.com/office/drawing/2016/SVG/main" r:embed="rId19"/>
                          </a:ext>
                        </a:extLst>
                      </a:blip>
                      <a:stretch>
                        <a:fillRect/>
                      </a:stretch>
                    </pic:blipFill>
                    <pic:spPr>
                      <a:xfrm>
                        <a:off x="0" y="0"/>
                        <a:ext cx="5397714" cy="4542155"/>
                      </a:xfrm>
                      <a:prstGeom prst="rect">
                        <a:avLst/>
                      </a:prstGeom>
                    </pic:spPr>
                  </pic:pic>
                </a:graphicData>
              </a:graphic>
            </wp:inline>
          </w:drawing>
        </w:r>
      </w:ins>
    </w:p>
    <w:p w14:paraId="15362925" w14:textId="1F13DF8E" w:rsidR="006B1C95" w:rsidRPr="008B4B89" w:rsidRDefault="006B1C95" w:rsidP="006B1C95">
      <w:pPr>
        <w:spacing w:after="720"/>
        <w:ind w:firstLine="0"/>
      </w:pPr>
      <w:commentRangeStart w:id="242"/>
      <w:ins w:id="243" w:author="Ryutaro Mori" w:date="2026-03-31T02:50:00Z" w16du:dateUtc="2026-03-30T17:50:00Z">
        <w:r>
          <w:rPr>
            <w:b/>
            <w:bCs/>
          </w:rPr>
          <w:t>Figure 4.</w:t>
        </w:r>
      </w:ins>
      <w:commentRangeEnd w:id="242"/>
      <w:r w:rsidR="00F85CC0">
        <w:rPr>
          <w:rStyle w:val="a6"/>
          <w:b/>
          <w:bCs/>
          <w:sz w:val="20"/>
          <w:szCs w:val="24"/>
        </w:rPr>
        <w:commentReference w:id="242"/>
      </w:r>
      <w:ins w:id="244" w:author="Ryutaro Mori" w:date="2026-03-31T02:50:00Z" w16du:dateUtc="2026-03-30T17:50:00Z">
        <w:r>
          <w:rPr>
            <w:b/>
            <w:bCs/>
          </w:rPr>
          <w:t xml:space="preserve"> </w:t>
        </w:r>
      </w:ins>
      <w:ins w:id="245" w:author="Ryutaro Mori" w:date="2026-04-02T00:32:00Z" w16du:dateUtc="2026-04-01T15:32:00Z">
        <w:r w:rsidRPr="002C5E53">
          <w:t xml:space="preserve">Mapping between experimental conditions and </w:t>
        </w:r>
      </w:ins>
      <w:ins w:id="246" w:author="Tatsuya Kameda" w:date="2026-04-06T13:41:00Z" w16du:dateUtc="2026-04-06T04:41:00Z">
        <w:r w:rsidR="00EB18C6">
          <w:t xml:space="preserve">the </w:t>
        </w:r>
      </w:ins>
      <w:ins w:id="247" w:author="Ryutaro Mori" w:date="2026-04-02T00:32:00Z" w16du:dateUtc="2026-04-01T15:32:00Z">
        <w:r w:rsidRPr="002C5E53">
          <w:t xml:space="preserve">theoretical model. </w:t>
        </w:r>
        <w:r w:rsidRPr="001605D7">
          <w:rPr>
            <w:b/>
            <w:bCs/>
          </w:rPr>
          <w:t>(Left)</w:t>
        </w:r>
        <w:r w:rsidRPr="002C5E53">
          <w:t xml:space="preserve"> Experimental design. In the RT condition, both players can cooperate or defect at any time within a 60-second window</w:t>
        </w:r>
      </w:ins>
      <w:ins w:id="248" w:author="Tatsuya Kameda" w:date="2026-04-06T13:41:00Z" w16du:dateUtc="2026-04-06T04:41:00Z">
        <w:r w:rsidR="00EB18C6">
          <w:t>,</w:t>
        </w:r>
      </w:ins>
      <w:ins w:id="249" w:author="Ryutaro Mori" w:date="2026-04-02T00:32:00Z" w16du:dateUtc="2026-04-01T15:32:00Z">
        <w:r w:rsidRPr="002C5E53">
          <w:t xml:space="preserve"> and decisions are immediately revealed to the partner. In the SQ condition, one player is assigned to move first with 60 seconds, </w:t>
        </w:r>
      </w:ins>
      <w:ins w:id="250" w:author="Tatsuya Kameda" w:date="2026-04-06T13:41:00Z" w16du:dateUtc="2026-04-06T04:41:00Z">
        <w:r w:rsidR="00EB18C6">
          <w:t xml:space="preserve">after </w:t>
        </w:r>
      </w:ins>
      <w:ins w:id="251" w:author="Tatsuya Kameda" w:date="2026-04-06T13:42:00Z" w16du:dateUtc="2026-04-06T04:42:00Z">
        <w:r w:rsidR="00EB18C6">
          <w:t xml:space="preserve">which </w:t>
        </w:r>
      </w:ins>
      <w:ins w:id="252" w:author="Ryutaro Mori" w:date="2026-04-02T00:32:00Z" w16du:dateUtc="2026-04-01T15:32:00Z">
        <w:del w:id="253" w:author="Tatsuya Kameda" w:date="2026-04-06T13:42:00Z" w16du:dateUtc="2026-04-06T04:42:00Z">
          <w:r w:rsidRPr="002C5E53" w:rsidDel="00EB18C6">
            <w:delText xml:space="preserve">and </w:delText>
          </w:r>
        </w:del>
        <w:r w:rsidRPr="002C5E53">
          <w:t xml:space="preserve">the </w:t>
        </w:r>
      </w:ins>
      <w:ins w:id="254" w:author="Tatsuya Kameda" w:date="2026-04-06T13:42:00Z" w16du:dateUtc="2026-04-06T04:42:00Z">
        <w:r w:rsidR="00EB18C6">
          <w:t xml:space="preserve">second mover </w:t>
        </w:r>
      </w:ins>
      <w:ins w:id="255" w:author="Ryutaro Mori" w:date="2026-04-02T00:32:00Z" w16du:dateUtc="2026-04-01T15:32:00Z">
        <w:del w:id="256" w:author="Tatsuya Kameda" w:date="2026-04-06T13:42:00Z" w16du:dateUtc="2026-04-06T04:42:00Z">
          <w:r w:rsidRPr="002C5E53" w:rsidDel="00EB18C6">
            <w:delText xml:space="preserve">other </w:delText>
          </w:r>
        </w:del>
        <w:r w:rsidRPr="002C5E53">
          <w:t xml:space="preserve">has </w:t>
        </w:r>
        <w:del w:id="257" w:author="Tatsuya Kameda" w:date="2026-04-06T13:42:00Z" w16du:dateUtc="2026-04-06T04:42:00Z">
          <w:r w:rsidRPr="002C5E53" w:rsidDel="00EB18C6">
            <w:delText xml:space="preserve">the following </w:delText>
          </w:r>
        </w:del>
        <w:r w:rsidRPr="002C5E53">
          <w:t xml:space="preserve">60 seconds </w:t>
        </w:r>
      </w:ins>
      <w:ins w:id="258" w:author="Tatsuya Kameda" w:date="2026-04-06T13:43:00Z" w16du:dateUtc="2026-04-06T04:43:00Z">
        <w:r w:rsidR="00F31B2A">
          <w:t>to decide</w:t>
        </w:r>
        <w:r w:rsidR="00CD1C41">
          <w:t xml:space="preserve"> </w:t>
        </w:r>
      </w:ins>
      <w:ins w:id="259" w:author="Ryutaro Mori" w:date="2026-04-02T00:32:00Z" w16du:dateUtc="2026-04-01T15:32:00Z">
        <w:r w:rsidRPr="002C5E53">
          <w:t>after observing the first mover</w:t>
        </w:r>
      </w:ins>
      <w:ins w:id="260" w:author="Ryutaro Mori" w:date="2026-04-02T00:33:00Z" w16du:dateUtc="2026-04-01T15:33:00Z">
        <w:r>
          <w:t>’</w:t>
        </w:r>
      </w:ins>
      <w:ins w:id="261" w:author="Ryutaro Mori" w:date="2026-04-02T00:32:00Z" w16du:dateUtc="2026-04-01T15:32:00Z">
        <w:r w:rsidRPr="002C5E53">
          <w:t xml:space="preserve">s </w:t>
        </w:r>
        <w:del w:id="262" w:author="Tatsuya Kameda" w:date="2026-04-06T13:43:00Z" w16du:dateUtc="2026-04-06T04:43:00Z">
          <w:r w:rsidRPr="002C5E53" w:rsidDel="00F31B2A">
            <w:delText>decisio</w:delText>
          </w:r>
        </w:del>
      </w:ins>
      <w:ins w:id="263" w:author="Tatsuya Kameda" w:date="2026-04-06T13:43:00Z" w16du:dateUtc="2026-04-06T04:43:00Z">
        <w:r w:rsidR="00F31B2A">
          <w:t>choice</w:t>
        </w:r>
      </w:ins>
      <w:ins w:id="264" w:author="Ryutaro Mori" w:date="2026-04-02T00:32:00Z" w16du:dateUtc="2026-04-01T15:32:00Z">
        <w:del w:id="265" w:author="Tatsuya Kameda" w:date="2026-04-06T13:43:00Z" w16du:dateUtc="2026-04-06T04:43:00Z">
          <w:r w:rsidRPr="002C5E53" w:rsidDel="00F31B2A">
            <w:delText>n</w:delText>
          </w:r>
        </w:del>
        <w:r w:rsidRPr="002C5E53">
          <w:t xml:space="preserve">. Numbered annotations </w:t>
        </w:r>
      </w:ins>
      <w:ins w:id="266" w:author="Tatsuya Kameda" w:date="2026-04-06T13:51:00Z" w16du:dateUtc="2026-04-06T04:51:00Z">
        <w:r w:rsidR="0027609E">
          <w:t>in</w:t>
        </w:r>
      </w:ins>
      <w:ins w:id="267" w:author="Ryutaro Mori" w:date="2026-04-02T00:35:00Z" w16du:dateUtc="2026-04-01T15:35:00Z">
        <w:del w:id="268" w:author="Tatsuya Kameda" w:date="2026-04-06T13:51:00Z" w16du:dateUtc="2026-04-06T04:51:00Z">
          <w:r w:rsidDel="0027609E">
            <w:delText>with</w:delText>
          </w:r>
        </w:del>
        <w:r>
          <w:t xml:space="preserve"> blue </w:t>
        </w:r>
      </w:ins>
      <w:ins w:id="269" w:author="Ryutaro Mori" w:date="2026-04-02T00:32:00Z" w16du:dateUtc="2026-04-01T15:32:00Z">
        <w:r w:rsidRPr="002C5E53">
          <w:t xml:space="preserve">highlight three key empirical patterns (see main text). </w:t>
        </w:r>
        <w:r w:rsidRPr="0049069A">
          <w:rPr>
            <w:b/>
            <w:bCs/>
          </w:rPr>
          <w:t>(Right)</w:t>
        </w:r>
        <w:r w:rsidRPr="002C5E53">
          <w:t xml:space="preserve"> Theoretical model. The endogenous-order game consists of two stages</w:t>
        </w:r>
      </w:ins>
      <w:ins w:id="270" w:author="Tatsuya Kameda" w:date="2026-04-06T13:44:00Z" w16du:dateUtc="2026-04-06T04:44:00Z">
        <w:r w:rsidR="00AC5BA4">
          <w:t>. I</w:t>
        </w:r>
      </w:ins>
      <w:ins w:id="271" w:author="Ryutaro Mori" w:date="2026-04-02T00:32:00Z" w16du:dateUtc="2026-04-01T15:32:00Z">
        <w:del w:id="272" w:author="Tatsuya Kameda" w:date="2026-04-06T13:44:00Z" w16du:dateUtc="2026-04-06T04:44:00Z">
          <w:r w:rsidRPr="002C5E53" w:rsidDel="00AC5BA4">
            <w:delText>: i</w:delText>
          </w:r>
        </w:del>
        <w:r w:rsidRPr="002C5E53">
          <w:t xml:space="preserve">n Stage 1, both players simultaneously choose </w:t>
        </w:r>
      </w:ins>
      <w:ins w:id="273" w:author="Ryutaro Mori" w:date="2026-04-02T00:35:00Z" w16du:dateUtc="2026-04-01T15:35:00Z">
        <w:r>
          <w:t>C</w:t>
        </w:r>
      </w:ins>
      <w:ins w:id="274" w:author="Ryutaro Mori" w:date="2026-04-02T00:32:00Z" w16du:dateUtc="2026-04-01T15:32:00Z">
        <w:r w:rsidRPr="002C5E53">
          <w:t>ooperate</w:t>
        </w:r>
      </w:ins>
      <w:ins w:id="275" w:author="Ryutaro Mori" w:date="2026-04-02T00:35:00Z" w16du:dateUtc="2026-04-01T15:35:00Z">
        <w:r>
          <w:t xml:space="preserve"> (C)</w:t>
        </w:r>
      </w:ins>
      <w:ins w:id="276" w:author="Ryutaro Mori" w:date="2026-04-02T00:32:00Z" w16du:dateUtc="2026-04-01T15:32:00Z">
        <w:r w:rsidRPr="002C5E53">
          <w:t xml:space="preserve">, </w:t>
        </w:r>
      </w:ins>
      <w:ins w:id="277" w:author="Ryutaro Mori" w:date="2026-04-02T00:35:00Z" w16du:dateUtc="2026-04-01T15:35:00Z">
        <w:r>
          <w:t>D</w:t>
        </w:r>
      </w:ins>
      <w:ins w:id="278" w:author="Ryutaro Mori" w:date="2026-04-02T00:32:00Z" w16du:dateUtc="2026-04-01T15:32:00Z">
        <w:r w:rsidRPr="002C5E53">
          <w:t>efect</w:t>
        </w:r>
      </w:ins>
      <w:ins w:id="279" w:author="Ryutaro Mori" w:date="2026-04-02T00:35:00Z" w16du:dateUtc="2026-04-01T15:35:00Z">
        <w:r>
          <w:t xml:space="preserve"> (D)</w:t>
        </w:r>
      </w:ins>
      <w:ins w:id="280" w:author="Ryutaro Mori" w:date="2026-04-02T00:32:00Z" w16du:dateUtc="2026-04-01T15:32:00Z">
        <w:r w:rsidRPr="002C5E53">
          <w:t xml:space="preserve">, or </w:t>
        </w:r>
      </w:ins>
      <w:ins w:id="281" w:author="Ryutaro Mori" w:date="2026-04-02T00:35:00Z" w16du:dateUtc="2026-04-01T15:35:00Z">
        <w:r>
          <w:t>W</w:t>
        </w:r>
      </w:ins>
      <w:ins w:id="282" w:author="Ryutaro Mori" w:date="2026-04-02T00:32:00Z" w16du:dateUtc="2026-04-01T15:32:00Z">
        <w:r w:rsidRPr="002C5E53">
          <w:t>ait</w:t>
        </w:r>
      </w:ins>
      <w:ins w:id="283" w:author="Tatsuya Kameda" w:date="2026-04-06T13:50:00Z" w16du:dateUtc="2026-04-06T04:50:00Z">
        <w:r w:rsidR="008B4020">
          <w:t xml:space="preserve"> (W)</w:t>
        </w:r>
      </w:ins>
      <w:ins w:id="284" w:author="Ryutaro Mori" w:date="2026-04-02T00:32:00Z" w16du:dateUtc="2026-04-01T15:32:00Z">
        <w:r w:rsidRPr="002C5E53">
          <w:t>. If exactly one player chooses a non-wait action (</w:t>
        </w:r>
      </w:ins>
      <w:ins w:id="285" w:author="Ryutaro Mori" w:date="2026-04-02T00:36:00Z" w16du:dateUtc="2026-04-01T15:36:00Z">
        <w:r>
          <w:t>C</w:t>
        </w:r>
      </w:ins>
      <w:ins w:id="286" w:author="Ryutaro Mori" w:date="2026-04-02T00:32:00Z" w16du:dateUtc="2026-04-01T15:32:00Z">
        <w:r w:rsidRPr="002C5E53">
          <w:t xml:space="preserve"> or </w:t>
        </w:r>
      </w:ins>
      <w:ins w:id="287" w:author="Ryutaro Mori" w:date="2026-04-02T00:36:00Z" w16du:dateUtc="2026-04-01T15:36:00Z">
        <w:r>
          <w:t>D</w:t>
        </w:r>
      </w:ins>
      <w:ins w:id="288" w:author="Ryutaro Mori" w:date="2026-04-02T00:32:00Z" w16du:dateUtc="2026-04-01T15:32:00Z">
        <w:r w:rsidRPr="002C5E53">
          <w:t xml:space="preserve">) in Stage 1, that </w:t>
        </w:r>
      </w:ins>
      <w:ins w:id="289" w:author="Tatsuya Kameda" w:date="2026-04-06T13:45:00Z" w16du:dateUtc="2026-04-06T04:45:00Z">
        <w:r w:rsidR="00FD6E42">
          <w:t xml:space="preserve">action </w:t>
        </w:r>
      </w:ins>
      <w:ins w:id="290" w:author="Ryutaro Mori" w:date="2026-04-02T00:32:00Z" w16du:dateUtc="2026-04-01T15:32:00Z">
        <w:del w:id="291" w:author="Tatsuya Kameda" w:date="2026-04-06T13:45:00Z" w16du:dateUtc="2026-04-06T04:45:00Z">
          <w:r w:rsidRPr="002C5E53" w:rsidDel="00FD6E42">
            <w:delText xml:space="preserve">player </w:delText>
          </w:r>
        </w:del>
        <w:r w:rsidRPr="002C5E53">
          <w:t xml:space="preserve">is </w:t>
        </w:r>
      </w:ins>
      <w:ins w:id="292" w:author="Tatsuya Kameda" w:date="2026-04-06T13:45:00Z" w16du:dateUtc="2026-04-06T04:45:00Z">
        <w:r w:rsidR="00FD6E42">
          <w:t xml:space="preserve">immediately </w:t>
        </w:r>
      </w:ins>
      <w:ins w:id="293" w:author="Ryutaro Mori" w:date="2026-04-02T00:32:00Z" w16du:dateUtc="2026-04-01T15:32:00Z">
        <w:r w:rsidRPr="002C5E53">
          <w:t>committed</w:t>
        </w:r>
      </w:ins>
      <w:ins w:id="294" w:author="Tatsuya Kameda" w:date="2026-04-06T13:45:00Z" w16du:dateUtc="2026-04-06T04:45:00Z">
        <w:r w:rsidR="00FD6E42">
          <w:t>,</w:t>
        </w:r>
      </w:ins>
      <w:ins w:id="295" w:author="Ryutaro Mori" w:date="2026-04-02T00:32:00Z" w16du:dateUtc="2026-04-01T15:32:00Z">
        <w:r w:rsidRPr="002C5E53">
          <w:t xml:space="preserve"> and the other </w:t>
        </w:r>
      </w:ins>
      <w:ins w:id="296" w:author="Tatsuya Kameda" w:date="2026-04-06T13:45:00Z" w16du:dateUtc="2026-04-06T04:45:00Z">
        <w:r w:rsidR="00FD6E42">
          <w:t xml:space="preserve">player </w:t>
        </w:r>
      </w:ins>
      <w:ins w:id="297" w:author="Ryutaro Mori" w:date="2026-04-02T00:32:00Z" w16du:dateUtc="2026-04-01T15:32:00Z">
        <w:r w:rsidRPr="002C5E53">
          <w:t xml:space="preserve">observes </w:t>
        </w:r>
      </w:ins>
      <w:ins w:id="298" w:author="Tatsuya Kameda" w:date="2026-04-06T13:45:00Z" w16du:dateUtc="2026-04-06T04:45:00Z">
        <w:r w:rsidR="00FD6E42">
          <w:t xml:space="preserve">it </w:t>
        </w:r>
      </w:ins>
      <w:ins w:id="299" w:author="Ryutaro Mori" w:date="2026-04-02T00:32:00Z" w16du:dateUtc="2026-04-01T15:32:00Z">
        <w:r w:rsidRPr="002C5E53">
          <w:t>before deciding in Stage 2. If both choose non-wait actions in Stage 1,</w:t>
        </w:r>
      </w:ins>
      <w:ins w:id="300" w:author="Tatsuya Kameda" w:date="2026-04-06T13:46:00Z" w16du:dateUtc="2026-04-06T04:46:00Z">
        <w:r w:rsidR="00FD6E42">
          <w:t xml:space="preserve"> </w:t>
        </w:r>
      </w:ins>
      <w:ins w:id="301" w:author="Ryutaro Mori" w:date="2026-04-02T00:32:00Z" w16du:dateUtc="2026-04-01T15:32:00Z">
        <w:del w:id="302" w:author="Tatsuya Kameda" w:date="2026-04-06T13:45:00Z" w16du:dateUtc="2026-04-06T04:45:00Z">
          <w:r w:rsidRPr="002C5E53" w:rsidDel="00FD6E42">
            <w:delText xml:space="preserve"> only </w:delText>
          </w:r>
        </w:del>
        <w:r w:rsidRPr="002C5E53">
          <w:t xml:space="preserve">one </w:t>
        </w:r>
      </w:ins>
      <w:ins w:id="303" w:author="Tatsuya Kameda" w:date="2026-04-06T13:46:00Z" w16du:dateUtc="2026-04-06T04:46:00Z">
        <w:r w:rsidR="00FD6E42">
          <w:t xml:space="preserve">action is </w:t>
        </w:r>
      </w:ins>
      <w:ins w:id="304" w:author="Ryutaro Mori" w:date="2026-04-02T00:32:00Z" w16du:dateUtc="2026-04-01T15:32:00Z">
        <w:r w:rsidRPr="002C5E53">
          <w:t xml:space="preserve">randomly </w:t>
        </w:r>
      </w:ins>
      <w:ins w:id="305" w:author="Tatsuya Kameda" w:date="2026-04-06T13:46:00Z" w16du:dateUtc="2026-04-06T04:46:00Z">
        <w:r w:rsidR="00FD6E42">
          <w:t xml:space="preserve">selected to be implemented, </w:t>
        </w:r>
      </w:ins>
      <w:ins w:id="306" w:author="Ryutaro Mori" w:date="2026-04-02T00:32:00Z" w16du:dateUtc="2026-04-01T15:32:00Z">
        <w:del w:id="307" w:author="Tatsuya Kameda" w:date="2026-04-06T13:46:00Z" w16du:dateUtc="2026-04-06T04:46:00Z">
          <w:r w:rsidRPr="002C5E53" w:rsidDel="00FD6E42">
            <w:delText>chosen player</w:delText>
          </w:r>
        </w:del>
      </w:ins>
      <w:ins w:id="308" w:author="Ryutaro Mori" w:date="2026-04-02T00:34:00Z" w16du:dateUtc="2026-04-01T15:34:00Z">
        <w:del w:id="309" w:author="Tatsuya Kameda" w:date="2026-04-06T13:46:00Z" w16du:dateUtc="2026-04-06T04:46:00Z">
          <w:r w:rsidDel="00FD6E42">
            <w:delText>’</w:delText>
          </w:r>
        </w:del>
      </w:ins>
      <w:ins w:id="310" w:author="Ryutaro Mori" w:date="2026-04-02T00:32:00Z" w16du:dateUtc="2026-04-01T15:32:00Z">
        <w:del w:id="311" w:author="Tatsuya Kameda" w:date="2026-04-06T13:46:00Z" w16du:dateUtc="2026-04-06T04:46:00Z">
          <w:r w:rsidRPr="002C5E53" w:rsidDel="00FD6E42">
            <w:delText xml:space="preserve">s action is committed </w:delText>
          </w:r>
        </w:del>
        <w:r w:rsidRPr="002C5E53">
          <w:t xml:space="preserve">and the other </w:t>
        </w:r>
      </w:ins>
      <w:ins w:id="312" w:author="Tatsuya Kameda" w:date="2026-04-06T13:46:00Z" w16du:dateUtc="2026-04-06T04:46:00Z">
        <w:r w:rsidR="00FD6E42">
          <w:t xml:space="preserve">player </w:t>
        </w:r>
      </w:ins>
      <w:ins w:id="313" w:author="Tatsuya Kameda" w:date="2026-04-06T13:47:00Z" w16du:dateUtc="2026-04-06T04:47:00Z">
        <w:r w:rsidR="00FD6E42">
          <w:t xml:space="preserve">then </w:t>
        </w:r>
      </w:ins>
      <w:ins w:id="314" w:author="Ryutaro Mori" w:date="2026-04-02T00:34:00Z" w16du:dateUtc="2026-04-01T15:34:00Z">
        <w:del w:id="315" w:author="Tatsuya Kameda" w:date="2026-04-06T13:47:00Z" w16du:dateUtc="2026-04-06T04:47:00Z">
          <w:r w:rsidDel="00FD6E42">
            <w:delText xml:space="preserve">again </w:delText>
          </w:r>
        </w:del>
        <w:r>
          <w:t xml:space="preserve">chooses between </w:t>
        </w:r>
      </w:ins>
      <w:ins w:id="316" w:author="Ryutaro Mori" w:date="2026-04-02T00:35:00Z" w16du:dateUtc="2026-04-01T15:35:00Z">
        <w:r>
          <w:t>C</w:t>
        </w:r>
      </w:ins>
      <w:ins w:id="317" w:author="Ryutaro Mori" w:date="2026-04-02T00:34:00Z" w16du:dateUtc="2026-04-01T15:34:00Z">
        <w:r>
          <w:t xml:space="preserve"> or </w:t>
        </w:r>
      </w:ins>
      <w:ins w:id="318" w:author="Ryutaro Mori" w:date="2026-04-02T00:35:00Z" w16du:dateUtc="2026-04-01T15:35:00Z">
        <w:r>
          <w:t>D</w:t>
        </w:r>
      </w:ins>
      <w:ins w:id="319" w:author="Ryutaro Mori" w:date="2026-04-02T00:32:00Z" w16du:dateUtc="2026-04-01T15:32:00Z">
        <w:r w:rsidRPr="002C5E53">
          <w:t xml:space="preserve"> in Stage 2. If both </w:t>
        </w:r>
      </w:ins>
      <w:ins w:id="320" w:author="Ryutaro Mori" w:date="2026-04-02T00:36:00Z" w16du:dateUtc="2026-04-01T15:36:00Z">
        <w:r>
          <w:t>choose W</w:t>
        </w:r>
      </w:ins>
      <w:ins w:id="321" w:author="Ryutaro Mori" w:date="2026-04-02T00:32:00Z" w16du:dateUtc="2026-04-01T15:32:00Z">
        <w:r w:rsidRPr="002C5E53">
          <w:t xml:space="preserve">ait, they </w:t>
        </w:r>
      </w:ins>
      <w:ins w:id="322" w:author="Ryutaro Mori" w:date="2026-04-02T00:33:00Z" w16du:dateUtc="2026-04-01T15:33:00Z">
        <w:r>
          <w:t xml:space="preserve">choose </w:t>
        </w:r>
      </w:ins>
      <w:ins w:id="323" w:author="Tatsuya Kameda" w:date="2026-04-06T13:47:00Z" w16du:dateUtc="2026-04-06T04:47:00Z">
        <w:r w:rsidR="00FD6E42">
          <w:t xml:space="preserve">between </w:t>
        </w:r>
      </w:ins>
      <w:ins w:id="324" w:author="Ryutaro Mori" w:date="2026-04-02T00:35:00Z" w16du:dateUtc="2026-04-01T15:35:00Z">
        <w:r>
          <w:t>C</w:t>
        </w:r>
      </w:ins>
      <w:ins w:id="325" w:author="Ryutaro Mori" w:date="2026-04-02T00:33:00Z" w16du:dateUtc="2026-04-01T15:33:00Z">
        <w:r>
          <w:t xml:space="preserve"> </w:t>
        </w:r>
      </w:ins>
      <w:ins w:id="326" w:author="Tatsuya Kameda" w:date="2026-04-06T13:47:00Z" w16du:dateUtc="2026-04-06T04:47:00Z">
        <w:r w:rsidR="00FD6E42">
          <w:t xml:space="preserve">and </w:t>
        </w:r>
      </w:ins>
      <w:ins w:id="327" w:author="Ryutaro Mori" w:date="2026-04-02T00:33:00Z" w16du:dateUtc="2026-04-01T15:33:00Z">
        <w:del w:id="328" w:author="Tatsuya Kameda" w:date="2026-04-06T13:47:00Z" w16du:dateUtc="2026-04-06T04:47:00Z">
          <w:r w:rsidDel="00FD6E42">
            <w:delText xml:space="preserve">or </w:delText>
          </w:r>
        </w:del>
      </w:ins>
      <w:ins w:id="329" w:author="Ryutaro Mori" w:date="2026-04-02T00:35:00Z" w16du:dateUtc="2026-04-01T15:35:00Z">
        <w:r>
          <w:t>D</w:t>
        </w:r>
      </w:ins>
      <w:ins w:id="330" w:author="Ryutaro Mori" w:date="2026-04-02T00:33:00Z" w16du:dateUtc="2026-04-01T15:33:00Z">
        <w:r>
          <w:t xml:space="preserve"> simultaneously</w:t>
        </w:r>
      </w:ins>
      <w:ins w:id="331" w:author="Ryutaro Mori" w:date="2026-04-02T00:32:00Z" w16du:dateUtc="2026-04-01T15:32:00Z">
        <w:r w:rsidRPr="002C5E53">
          <w:t xml:space="preserve"> in Stage 2. The exogenous-order game corresponds to the SQ condition, </w:t>
        </w:r>
      </w:ins>
      <w:ins w:id="332" w:author="Tatsuya Kameda" w:date="2026-04-06T13:48:00Z" w16du:dateUtc="2026-04-06T04:48:00Z">
        <w:r w:rsidR="00FD6E42">
          <w:t xml:space="preserve">in which </w:t>
        </w:r>
      </w:ins>
      <w:ins w:id="333" w:author="Ryutaro Mori" w:date="2026-04-02T00:32:00Z" w16du:dateUtc="2026-04-01T15:32:00Z">
        <w:del w:id="334" w:author="Tatsuya Kameda" w:date="2026-04-06T13:48:00Z" w16du:dateUtc="2026-04-06T04:48:00Z">
          <w:r w:rsidRPr="002C5E53" w:rsidDel="00FD6E42">
            <w:delText xml:space="preserve">with </w:delText>
          </w:r>
        </w:del>
        <w:r w:rsidRPr="002C5E53">
          <w:t xml:space="preserve">Player 1 </w:t>
        </w:r>
      </w:ins>
      <w:ins w:id="335" w:author="Tatsuya Kameda" w:date="2026-04-06T13:48:00Z" w16du:dateUtc="2026-04-06T04:48:00Z">
        <w:r w:rsidR="00FD6E42">
          <w:t xml:space="preserve">is </w:t>
        </w:r>
      </w:ins>
      <w:ins w:id="336" w:author="Ryutaro Mori" w:date="2026-04-02T00:32:00Z" w16du:dateUtc="2026-04-01T15:32:00Z">
        <w:r w:rsidRPr="002C5E53">
          <w:t>assigned to move first. Numbered annotations</w:t>
        </w:r>
      </w:ins>
      <w:ins w:id="337" w:author="Ryutaro Mori" w:date="2026-04-02T00:35:00Z" w16du:dateUtc="2026-04-01T15:35:00Z">
        <w:r>
          <w:t xml:space="preserve"> </w:t>
        </w:r>
      </w:ins>
      <w:ins w:id="338" w:author="Tatsuya Kameda" w:date="2026-04-06T13:48:00Z" w16du:dateUtc="2026-04-06T04:48:00Z">
        <w:r w:rsidR="00FD6E42">
          <w:t xml:space="preserve">in </w:t>
        </w:r>
      </w:ins>
      <w:ins w:id="339" w:author="Ryutaro Mori" w:date="2026-04-02T00:35:00Z" w16du:dateUtc="2026-04-01T15:35:00Z">
        <w:del w:id="340" w:author="Tatsuya Kameda" w:date="2026-04-06T13:48:00Z" w16du:dateUtc="2026-04-06T04:48:00Z">
          <w:r w:rsidDel="00FD6E42">
            <w:delText xml:space="preserve">with </w:delText>
          </w:r>
        </w:del>
        <w:r>
          <w:t>orange</w:t>
        </w:r>
      </w:ins>
      <w:ins w:id="341" w:author="Ryutaro Mori" w:date="2026-04-02T00:32:00Z" w16du:dateUtc="2026-04-01T15:32:00Z">
        <w:r w:rsidRPr="002C5E53">
          <w:t xml:space="preserve"> </w:t>
        </w:r>
      </w:ins>
      <w:ins w:id="342" w:author="Tatsuya Kameda" w:date="2026-04-06T13:48:00Z" w16du:dateUtc="2026-04-06T04:48:00Z">
        <w:r w:rsidR="00FD6E42">
          <w:t xml:space="preserve">indicate </w:t>
        </w:r>
      </w:ins>
      <w:ins w:id="343" w:author="Ryutaro Mori" w:date="2026-04-02T00:32:00Z" w16du:dateUtc="2026-04-01T15:32:00Z">
        <w:del w:id="344" w:author="Tatsuya Kameda" w:date="2026-04-06T13:48:00Z" w16du:dateUtc="2026-04-06T04:48:00Z">
          <w:r w:rsidRPr="002C5E53" w:rsidDel="00FD6E42">
            <w:delText xml:space="preserve">show </w:delText>
          </w:r>
        </w:del>
        <w:r w:rsidRPr="002C5E53">
          <w:t>how the belief-based reciprocity model accounts for each empirical pattern</w:t>
        </w:r>
      </w:ins>
      <w:ins w:id="345" w:author="Ryutaro Mori" w:date="2026-04-02T00:33:00Z" w16du:dateUtc="2026-04-01T15:33:00Z">
        <w:r>
          <w:t xml:space="preserve"> </w:t>
        </w:r>
      </w:ins>
      <w:ins w:id="346" w:author="Ryutaro Mori" w:date="2026-04-02T00:34:00Z" w16du:dateUtc="2026-04-01T15:34:00Z">
        <w:r>
          <w:t>(see main text)</w:t>
        </w:r>
      </w:ins>
      <w:r w:rsidRPr="002C5E53">
        <w:t>.</w:t>
      </w:r>
    </w:p>
    <w:p w14:paraId="37623455" w14:textId="01BDA8DC" w:rsidR="00E33ECB" w:rsidRPr="00E33ECB" w:rsidRDefault="00E33ECB" w:rsidP="00E33ECB">
      <w:pPr>
        <w:pStyle w:val="2"/>
      </w:pPr>
      <w:commentRangeStart w:id="347"/>
      <w:commentRangeStart w:id="348"/>
      <w:r>
        <w:lastRenderedPageBreak/>
        <w:t>Game-theoretic account</w:t>
      </w:r>
      <w:commentRangeEnd w:id="347"/>
      <w:r w:rsidR="00AF5645">
        <w:rPr>
          <w:rStyle w:val="a6"/>
          <w:sz w:val="28"/>
          <w:szCs w:val="28"/>
        </w:rPr>
        <w:commentReference w:id="347"/>
      </w:r>
      <w:commentRangeEnd w:id="348"/>
      <w:r w:rsidR="006B6203">
        <w:rPr>
          <w:rStyle w:val="a6"/>
          <w:sz w:val="28"/>
          <w:szCs w:val="28"/>
        </w:rPr>
        <w:commentReference w:id="348"/>
      </w:r>
      <w:r w:rsidR="0010364B">
        <w:t xml:space="preserve">: </w:t>
      </w:r>
      <w:r w:rsidR="007A3419" w:rsidRPr="007A3419">
        <w:t>belief-based reciprocal preference</w:t>
      </w:r>
      <w:r w:rsidR="007A3419">
        <w:t xml:space="preserve"> model</w:t>
      </w:r>
    </w:p>
    <w:p w14:paraId="72395B4B" w14:textId="251609A5" w:rsidR="00F17CE9" w:rsidRDefault="00B843FD" w:rsidP="005F2865">
      <w:pPr>
        <w:spacing w:before="240"/>
        <w:ind w:firstLine="0"/>
        <w:rPr>
          <w:ins w:id="349" w:author="KAMEDA Tatsuya" w:date="2026-04-05T19:40:00Z" w16du:dateUtc="2026-04-05T10:40:00Z"/>
        </w:rPr>
      </w:pPr>
      <w:bookmarkStart w:id="350" w:name="OLE_LINK1"/>
      <w:r>
        <w:t xml:space="preserve">Our goal is to </w:t>
      </w:r>
      <w:ins w:id="351" w:author="KAMEDA Tatsuya" w:date="2026-04-05T19:36:00Z" w16du:dateUtc="2026-04-05T10:36:00Z">
        <w:r w:rsidR="00F17CE9">
          <w:t>dev</w:t>
        </w:r>
      </w:ins>
      <w:ins w:id="352" w:author="KAMEDA Tatsuya" w:date="2026-04-05T19:37:00Z" w16du:dateUtc="2026-04-05T10:37:00Z">
        <w:r w:rsidR="00F17CE9">
          <w:t>e</w:t>
        </w:r>
      </w:ins>
      <w:ins w:id="353" w:author="KAMEDA Tatsuya" w:date="2026-04-05T19:36:00Z" w16du:dateUtc="2026-04-05T10:36:00Z">
        <w:r w:rsidR="00F17CE9">
          <w:t>lop</w:t>
        </w:r>
      </w:ins>
      <w:del w:id="354" w:author="KAMEDA Tatsuya" w:date="2026-04-05T19:36:00Z" w16du:dateUtc="2026-04-05T10:36:00Z">
        <w:r w:rsidDel="00F17CE9">
          <w:delText>bui</w:delText>
        </w:r>
      </w:del>
      <w:del w:id="355" w:author="KAMEDA Tatsuya" w:date="2026-04-05T19:37:00Z" w16du:dateUtc="2026-04-05T10:37:00Z">
        <w:r w:rsidDel="00F17CE9">
          <w:delText>ld</w:delText>
        </w:r>
      </w:del>
      <w:r>
        <w:t xml:space="preserve"> a model that captures </w:t>
      </w:r>
      <w:ins w:id="356" w:author="KAMEDA Tatsuya" w:date="2026-04-05T19:37:00Z" w16du:dateUtc="2026-04-05T10:37:00Z">
        <w:r w:rsidR="00F17CE9">
          <w:t xml:space="preserve">the </w:t>
        </w:r>
      </w:ins>
      <w:r>
        <w:t xml:space="preserve">strategic </w:t>
      </w:r>
      <w:ins w:id="357" w:author="KAMEDA Tatsuya" w:date="2026-04-05T19:37:00Z" w16du:dateUtc="2026-04-05T10:37:00Z">
        <w:r w:rsidR="00F17CE9">
          <w:t xml:space="preserve">features of </w:t>
        </w:r>
      </w:ins>
      <w:del w:id="358" w:author="KAMEDA Tatsuya" w:date="2026-04-05T19:37:00Z" w16du:dateUtc="2026-04-05T10:37:00Z">
        <w:r w:rsidDel="00F17CE9">
          <w:delText xml:space="preserve">concerns </w:delText>
        </w:r>
      </w:del>
      <w:del w:id="359" w:author="Ryutaro Mori" w:date="2026-03-30T19:35:00Z" w16du:dateUtc="2026-03-30T10:35:00Z">
        <w:r w:rsidDel="006940F2">
          <w:delText xml:space="preserve">that are </w:delText>
        </w:r>
      </w:del>
      <w:del w:id="360" w:author="KAMEDA Tatsuya" w:date="2026-04-05T19:37:00Z" w16du:dateUtc="2026-04-05T10:37:00Z">
        <w:r w:rsidDel="00F17CE9">
          <w:delText xml:space="preserve">specific to </w:delText>
        </w:r>
      </w:del>
      <w:r>
        <w:t>real-time interaction</w:t>
      </w:r>
      <w:ins w:id="361" w:author="KAMEDA Tatsuya" w:date="2026-04-05T19:37:00Z" w16du:dateUtc="2026-04-05T10:37:00Z">
        <w:r w:rsidR="00F17CE9">
          <w:t xml:space="preserve"> and </w:t>
        </w:r>
      </w:ins>
      <w:ins w:id="362" w:author="Tatsuya Kameda" w:date="2026-04-06T12:41:00Z" w16du:dateUtc="2026-04-06T03:41:00Z">
        <w:r w:rsidR="000B1732">
          <w:t xml:space="preserve">accounts for </w:t>
        </w:r>
      </w:ins>
      <w:ins w:id="363" w:author="KAMEDA Tatsuya" w:date="2026-04-05T19:37:00Z" w16du:dateUtc="2026-04-05T10:37:00Z">
        <w:del w:id="364" w:author="Tatsuya Kameda" w:date="2026-04-06T12:41:00Z" w16du:dateUtc="2026-04-06T03:41:00Z">
          <w:r w:rsidR="00F17CE9" w:rsidDel="000B1732">
            <w:delText xml:space="preserve">explains </w:delText>
          </w:r>
        </w:del>
        <w:r w:rsidR="00F17CE9">
          <w:t>the key empirica</w:t>
        </w:r>
      </w:ins>
      <w:ins w:id="365" w:author="KAMEDA Tatsuya" w:date="2026-04-05T19:38:00Z" w16du:dateUtc="2026-04-05T10:38:00Z">
        <w:r w:rsidR="00F17CE9">
          <w:t>l patterns observed in our experiments</w:t>
        </w:r>
      </w:ins>
      <w:del w:id="366" w:author="KAMEDA Tatsuya" w:date="2026-04-05T19:38:00Z" w16du:dateUtc="2026-04-05T10:38:00Z">
        <w:r w:rsidDel="00F17CE9">
          <w:delText>s</w:delText>
        </w:r>
      </w:del>
      <w:r>
        <w:t xml:space="preserve">. </w:t>
      </w:r>
      <w:ins w:id="367" w:author="Tatsuya Kameda" w:date="2026-04-06T12:41:00Z" w16du:dateUtc="2026-04-06T03:41:00Z">
        <w:r w:rsidR="000B1732">
          <w:t xml:space="preserve">To this end, </w:t>
        </w:r>
      </w:ins>
      <w:ins w:id="368" w:author="KAMEDA Tatsuya" w:date="2026-04-05T19:38:00Z" w16du:dateUtc="2026-04-05T10:38:00Z">
        <w:del w:id="369" w:author="Tatsuya Kameda" w:date="2026-04-06T12:41:00Z" w16du:dateUtc="2026-04-06T03:41:00Z">
          <w:r w:rsidR="00F17CE9" w:rsidRPr="00F17CE9" w:rsidDel="000B1732">
            <w:delText xml:space="preserve">We proceed in three steps. First, </w:delText>
          </w:r>
        </w:del>
        <w:r w:rsidR="00F17CE9" w:rsidRPr="00F17CE9">
          <w:t xml:space="preserve">we introduce a two-stage game </w:t>
        </w:r>
      </w:ins>
      <w:ins w:id="370" w:author="Tatsuya Kameda" w:date="2026-04-06T12:42:00Z" w16du:dateUtc="2026-04-06T03:42:00Z">
        <w:r w:rsidR="000B1732">
          <w:t xml:space="preserve">with </w:t>
        </w:r>
      </w:ins>
      <w:ins w:id="371" w:author="KAMEDA Tatsuya" w:date="2026-04-05T19:38:00Z" w16du:dateUtc="2026-04-05T10:38:00Z">
        <w:del w:id="372" w:author="Tatsuya Kameda" w:date="2026-04-06T12:42:00Z" w16du:dateUtc="2026-04-06T03:42:00Z">
          <w:r w:rsidR="00F17CE9" w:rsidRPr="00F17CE9" w:rsidDel="000B1732">
            <w:delText xml:space="preserve">that captures </w:delText>
          </w:r>
        </w:del>
        <w:r w:rsidR="00F17CE9" w:rsidRPr="00F17CE9">
          <w:t>endogenous decision timing</w:t>
        </w:r>
      </w:ins>
      <w:ins w:id="373" w:author="Tatsuya Kameda" w:date="2026-04-06T12:42:00Z" w16du:dateUtc="2026-04-06T03:42:00Z">
        <w:r w:rsidR="000B1732">
          <w:t xml:space="preserve"> and </w:t>
        </w:r>
      </w:ins>
      <w:ins w:id="374" w:author="KAMEDA Tatsuya" w:date="2026-04-05T19:38:00Z" w16du:dateUtc="2026-04-05T10:38:00Z">
        <w:del w:id="375" w:author="Tatsuya Kameda" w:date="2026-04-06T12:42:00Z" w16du:dateUtc="2026-04-06T03:42:00Z">
          <w:r w:rsidR="00F17CE9" w:rsidRPr="00F17CE9" w:rsidDel="000B1732">
            <w:delText xml:space="preserve">. Second, we </w:delText>
          </w:r>
        </w:del>
        <w:r w:rsidR="00F17CE9" w:rsidRPr="00F17CE9">
          <w:t>incorporate belief-based reciprocal preferences</w:t>
        </w:r>
      </w:ins>
      <w:ins w:id="376" w:author="Tatsuya Kameda" w:date="2026-04-06T12:42:00Z" w16du:dateUtc="2026-04-06T03:42:00Z">
        <w:r w:rsidR="000B1732">
          <w:t xml:space="preserve">, which together generate </w:t>
        </w:r>
      </w:ins>
      <w:ins w:id="377" w:author="KAMEDA Tatsuya" w:date="2026-04-05T19:38:00Z" w16du:dateUtc="2026-04-05T10:38:00Z">
        <w:del w:id="378" w:author="Tatsuya Kameda" w:date="2026-04-06T12:42:00Z" w16du:dateUtc="2026-04-06T03:42:00Z">
          <w:r w:rsidR="00F17CE9" w:rsidRPr="00F17CE9" w:rsidDel="000B1732">
            <w:delText xml:space="preserve">. Third, we characterize </w:delText>
          </w:r>
        </w:del>
        <w:r w:rsidR="00F17CE9" w:rsidRPr="00F17CE9">
          <w:t xml:space="preserve">equilibrium behavior </w:t>
        </w:r>
      </w:ins>
      <w:ins w:id="379" w:author="Tatsuya Kameda" w:date="2026-04-06T12:42:00Z" w16du:dateUtc="2026-04-06T03:42:00Z">
        <w:r w:rsidR="000B1732">
          <w:t>consistent with</w:t>
        </w:r>
      </w:ins>
      <w:ins w:id="380" w:author="Tatsuya Kameda" w:date="2026-04-06T12:43:00Z" w16du:dateUtc="2026-04-06T03:43:00Z">
        <w:r w:rsidR="0039044E">
          <w:t xml:space="preserve"> </w:t>
        </w:r>
      </w:ins>
      <w:ins w:id="381" w:author="Tatsuya Kameda" w:date="2026-04-06T12:42:00Z" w16du:dateUtc="2026-04-06T03:42:00Z">
        <w:r w:rsidR="000B1732">
          <w:t>the data.</w:t>
        </w:r>
      </w:ins>
      <w:ins w:id="382" w:author="KAMEDA Tatsuya" w:date="2026-04-05T19:38:00Z" w16du:dateUtc="2026-04-05T10:38:00Z">
        <w:del w:id="383" w:author="Tatsuya Kameda" w:date="2026-04-06T12:42:00Z" w16du:dateUtc="2026-04-06T03:42:00Z">
          <w:r w:rsidR="00F17CE9" w:rsidRPr="00F17CE9" w:rsidDel="000B1732">
            <w:delText>and show how the model accounts for the three key empirical patterns.</w:delText>
          </w:r>
        </w:del>
      </w:ins>
    </w:p>
    <w:p w14:paraId="57B5359D" w14:textId="2BECB401" w:rsidR="00257750" w:rsidRDefault="00E17AF7">
      <w:pPr>
        <w:spacing w:before="240"/>
        <w:ind w:firstLineChars="213" w:firstLine="426"/>
        <w:pPrChange w:id="384" w:author="KAMEDA Tatsuya" w:date="2026-04-05T19:41:00Z" w16du:dateUtc="2026-04-05T10:41:00Z">
          <w:pPr>
            <w:spacing w:before="240"/>
            <w:ind w:firstLine="0"/>
          </w:pPr>
        </w:pPrChange>
      </w:pPr>
      <w:ins w:id="385" w:author="KAMEDA Tatsuya" w:date="2026-04-05T19:40:00Z" w16du:dateUtc="2026-04-05T10:40:00Z">
        <w:r>
          <w:t xml:space="preserve">To </w:t>
        </w:r>
        <w:r w:rsidRPr="00E17AF7">
          <w:t>model real-time interaction,</w:t>
        </w:r>
      </w:ins>
      <w:ins w:id="386" w:author="KAMEDA Tatsuya" w:date="2026-04-05T19:41:00Z" w16du:dateUtc="2026-04-05T10:41:00Z">
        <w:r>
          <w:t xml:space="preserve"> </w:t>
        </w:r>
      </w:ins>
      <w:del w:id="387" w:author="KAMEDA Tatsuya" w:date="2026-04-05T19:41:00Z" w16du:dateUtc="2026-04-05T10:41:00Z">
        <w:r w:rsidR="00B843FD" w:rsidDel="00E17AF7">
          <w:delText xml:space="preserve">For tractability, </w:delText>
        </w:r>
      </w:del>
      <w:r w:rsidR="00B843FD">
        <w:t>w</w:t>
      </w:r>
      <w:r w:rsidR="00D51F37" w:rsidRPr="00D51F37">
        <w:t xml:space="preserve">e </w:t>
      </w:r>
      <w:r w:rsidR="007867BB">
        <w:t xml:space="preserve">employ </w:t>
      </w:r>
      <w:ins w:id="388" w:author="KAMEDA Tatsuya" w:date="2026-04-05T19:41:00Z" w16du:dateUtc="2026-04-05T10:41:00Z">
        <w:r>
          <w:t xml:space="preserve">a </w:t>
        </w:r>
      </w:ins>
      <w:del w:id="389" w:author="KAMEDA Tatsuya" w:date="2026-04-05T19:41:00Z" w16du:dateUtc="2026-04-05T10:41:00Z">
        <w:r w:rsidR="00B843FD" w:rsidDel="00E17AF7">
          <w:delText>the follow</w:delText>
        </w:r>
      </w:del>
      <w:del w:id="390" w:author="KAMEDA Tatsuya" w:date="2026-04-05T19:42:00Z" w16du:dateUtc="2026-04-05T10:42:00Z">
        <w:r w:rsidR="00B843FD" w:rsidDel="00E17AF7">
          <w:delText>ing</w:delText>
        </w:r>
        <w:r w:rsidR="00D51F37" w:rsidRPr="00D51F37" w:rsidDel="00E17AF7">
          <w:delText xml:space="preserve"> </w:delText>
        </w:r>
      </w:del>
      <w:r w:rsidR="00D51F37" w:rsidRPr="00D51F37">
        <w:t xml:space="preserve">two-stage </w:t>
      </w:r>
      <w:r w:rsidR="00150B72">
        <w:t>variant of</w:t>
      </w:r>
      <w:r w:rsidR="000D63C9">
        <w:t xml:space="preserve"> the </w:t>
      </w:r>
      <w:r w:rsidR="00150B72">
        <w:rPr>
          <w:rFonts w:hint="eastAsia"/>
        </w:rPr>
        <w:t>P</w:t>
      </w:r>
      <w:ins w:id="391" w:author="KAMEDA Tatsuya" w:date="2026-04-05T19:42:00Z" w16du:dateUtc="2026-04-05T10:42:00Z">
        <w:r>
          <w:t xml:space="preserve">risoner’s </w:t>
        </w:r>
      </w:ins>
      <w:r w:rsidR="00150B72">
        <w:t>D</w:t>
      </w:r>
      <w:ins w:id="392" w:author="KAMEDA Tatsuya" w:date="2026-04-05T19:42:00Z" w16du:dateUtc="2026-04-05T10:42:00Z">
        <w:r>
          <w:t xml:space="preserve">ilemma </w:t>
        </w:r>
      </w:ins>
      <w:r w:rsidR="00150B72">
        <w:t xml:space="preserve"> </w:t>
      </w:r>
      <w:del w:id="393" w:author="KAMEDA Tatsuya" w:date="2026-04-05T19:42:00Z" w16du:dateUtc="2026-04-05T10:42:00Z">
        <w:r w:rsidR="00150B72" w:rsidDel="00E17AF7">
          <w:delText>game</w:delText>
        </w:r>
        <w:r w:rsidR="00B843FD" w:rsidDel="00E17AF7">
          <w:delText xml:space="preserve"> as a proxy </w:delText>
        </w:r>
        <w:r w:rsidR="000D63C9" w:rsidDel="00E17AF7">
          <w:delText>for</w:delText>
        </w:r>
        <w:r w:rsidR="00B843FD" w:rsidDel="00E17AF7">
          <w:delText xml:space="preserve"> real-time interactions</w:delText>
        </w:r>
      </w:del>
      <w:ins w:id="394" w:author="Ryutaro Mori" w:date="2026-03-31T11:14:00Z" w16du:dateUtc="2026-03-31T02:14:00Z">
        <w:del w:id="395" w:author="KAMEDA Tatsuya" w:date="2026-04-05T19:42:00Z" w16du:dateUtc="2026-04-05T10:42:00Z">
          <w:r w:rsidR="00647DA1" w:rsidDel="00E17AF7">
            <w:delText xml:space="preserve"> </w:delText>
          </w:r>
        </w:del>
        <w:r w:rsidR="00647DA1">
          <w:t>(Fig. 4</w:t>
        </w:r>
      </w:ins>
      <w:ins w:id="396" w:author="Ryutaro Mori" w:date="2026-03-31T11:15:00Z" w16du:dateUtc="2026-03-31T02:15:00Z">
        <w:r w:rsidR="00647DA1">
          <w:t xml:space="preserve"> upper right</w:t>
        </w:r>
      </w:ins>
      <w:ins w:id="397" w:author="Ryutaro Mori" w:date="2026-03-31T11:14:00Z" w16du:dateUtc="2026-03-31T02:14:00Z">
        <w:r w:rsidR="00647DA1">
          <w:t>)</w:t>
        </w:r>
      </w:ins>
      <w:r w:rsidR="00D51F37" w:rsidRPr="00D51F37">
        <w:t xml:space="preserve">. In Stage 1, both players simultaneously choose </w:t>
      </w:r>
      <w:ins w:id="398" w:author="KAMEDA Tatsuya" w:date="2026-04-05T19:43:00Z" w16du:dateUtc="2026-04-05T10:43:00Z">
        <w:r w:rsidR="009277FC">
          <w:t>C</w:t>
        </w:r>
      </w:ins>
      <w:del w:id="399" w:author="KAMEDA Tatsuya" w:date="2026-04-05T19:43:00Z" w16du:dateUtc="2026-04-05T10:43:00Z">
        <w:r w:rsidR="00D51F37" w:rsidRPr="00D51F37" w:rsidDel="009277FC">
          <w:delText>to c</w:delText>
        </w:r>
      </w:del>
      <w:r w:rsidR="00D51F37" w:rsidRPr="00D51F37">
        <w:t xml:space="preserve">ooperate (C), </w:t>
      </w:r>
      <w:del w:id="400" w:author="KAMEDA Tatsuya" w:date="2026-04-05T19:43:00Z" w16du:dateUtc="2026-04-05T10:43:00Z">
        <w:r w:rsidR="00D51F37" w:rsidRPr="00D51F37" w:rsidDel="009277FC">
          <w:delText xml:space="preserve">defect </w:delText>
        </w:r>
      </w:del>
      <w:ins w:id="401" w:author="KAMEDA Tatsuya" w:date="2026-04-05T19:43:00Z" w16du:dateUtc="2026-04-05T10:43:00Z">
        <w:r w:rsidR="009277FC">
          <w:t>D</w:t>
        </w:r>
        <w:r w:rsidR="009277FC" w:rsidRPr="00D51F37">
          <w:t xml:space="preserve">efect </w:t>
        </w:r>
      </w:ins>
      <w:r w:rsidR="00D51F37" w:rsidRPr="00D51F37">
        <w:t xml:space="preserve">(D), or </w:t>
      </w:r>
      <w:ins w:id="402" w:author="KAMEDA Tatsuya" w:date="2026-04-05T19:43:00Z" w16du:dateUtc="2026-04-05T10:43:00Z">
        <w:r w:rsidR="009277FC">
          <w:t>W</w:t>
        </w:r>
      </w:ins>
      <w:del w:id="403" w:author="KAMEDA Tatsuya" w:date="2026-04-05T19:43:00Z" w16du:dateUtc="2026-04-05T10:43:00Z">
        <w:r w:rsidR="00D51F37" w:rsidRPr="00D51F37" w:rsidDel="009277FC">
          <w:delText>w</w:delText>
        </w:r>
      </w:del>
      <w:r w:rsidR="00D51F37" w:rsidRPr="00D51F37">
        <w:t>ait (W). If exactly one player chooses C or D</w:t>
      </w:r>
      <w:r w:rsidR="000D63C9">
        <w:t xml:space="preserve"> while the other </w:t>
      </w:r>
      <w:ins w:id="404" w:author="KAMEDA Tatsuya" w:date="2026-04-05T19:43:00Z" w16du:dateUtc="2026-04-05T10:43:00Z">
        <w:r w:rsidR="009277FC">
          <w:t>chooses W</w:t>
        </w:r>
      </w:ins>
      <w:del w:id="405" w:author="KAMEDA Tatsuya" w:date="2026-04-05T19:43:00Z" w16du:dateUtc="2026-04-05T10:43:00Z">
        <w:r w:rsidR="002205BB" w:rsidDel="009277FC">
          <w:delText>dec</w:delText>
        </w:r>
      </w:del>
      <w:del w:id="406" w:author="KAMEDA Tatsuya" w:date="2026-04-05T19:44:00Z" w16du:dateUtc="2026-04-05T10:44:00Z">
        <w:r w:rsidR="002205BB" w:rsidDel="009277FC">
          <w:delText xml:space="preserve">ides to </w:delText>
        </w:r>
        <w:r w:rsidR="000D63C9" w:rsidDel="009277FC">
          <w:delText>wait</w:delText>
        </w:r>
      </w:del>
      <w:r w:rsidR="00D51F37" w:rsidRPr="00D51F37">
        <w:t>, that</w:t>
      </w:r>
      <w:r w:rsidR="000D63C9">
        <w:t xml:space="preserve"> </w:t>
      </w:r>
      <w:ins w:id="407" w:author="KAMEDA Tatsuya" w:date="2026-04-05T19:44:00Z" w16du:dateUtc="2026-04-05T10:44:00Z">
        <w:r w:rsidR="009277FC">
          <w:t xml:space="preserve">action </w:t>
        </w:r>
      </w:ins>
      <w:del w:id="408" w:author="KAMEDA Tatsuya" w:date="2026-04-05T19:44:00Z" w16du:dateUtc="2026-04-05T10:44:00Z">
        <w:r w:rsidR="000D63C9" w:rsidDel="009277FC">
          <w:delText>player’s</w:delText>
        </w:r>
        <w:r w:rsidR="00D51F37" w:rsidRPr="00D51F37" w:rsidDel="009277FC">
          <w:delText xml:space="preserve"> choice </w:delText>
        </w:r>
      </w:del>
      <w:r w:rsidR="00D51F37" w:rsidRPr="00D51F37">
        <w:t xml:space="preserve">is immediately committed. </w:t>
      </w:r>
      <w:commentRangeStart w:id="409"/>
      <w:commentRangeStart w:id="410"/>
      <w:r w:rsidR="00D51F37" w:rsidRPr="00D51F37">
        <w:t xml:space="preserve">If both </w:t>
      </w:r>
      <w:r w:rsidR="000D63C9">
        <w:t xml:space="preserve">players </w:t>
      </w:r>
      <w:r w:rsidR="00D51F37" w:rsidRPr="00D51F37">
        <w:t>choose C or D</w:t>
      </w:r>
      <w:r w:rsidR="000D63C9">
        <w:t xml:space="preserve"> in Stage 1</w:t>
      </w:r>
      <w:r w:rsidR="00D51F37" w:rsidRPr="00D51F37">
        <w:t xml:space="preserve">, </w:t>
      </w:r>
      <w:del w:id="411" w:author="KAMEDA Tatsuya" w:date="2026-04-05T19:45:00Z" w16du:dateUtc="2026-04-05T10:45:00Z">
        <w:r w:rsidR="000D63C9" w:rsidDel="003D2D53">
          <w:delText xml:space="preserve">only </w:delText>
        </w:r>
      </w:del>
      <w:r w:rsidR="00D51F37" w:rsidRPr="00D51F37">
        <w:t xml:space="preserve">one </w:t>
      </w:r>
      <w:del w:id="412" w:author="KAMEDA Tatsuya" w:date="2026-04-05T19:45:00Z" w16du:dateUtc="2026-04-05T10:45:00Z">
        <w:r w:rsidR="000D63C9" w:rsidDel="003D2D53">
          <w:delText>player’s</w:delText>
        </w:r>
        <w:r w:rsidR="00D51F37" w:rsidRPr="00D51F37" w:rsidDel="003D2D53">
          <w:delText xml:space="preserve"> </w:delText>
        </w:r>
      </w:del>
      <w:r w:rsidR="00D51F37" w:rsidRPr="00D51F37">
        <w:t xml:space="preserve">action is </w:t>
      </w:r>
      <w:r w:rsidR="000D63C9">
        <w:t xml:space="preserve">randomly selected </w:t>
      </w:r>
      <w:r w:rsidR="00A05E79">
        <w:t xml:space="preserve">to </w:t>
      </w:r>
      <w:del w:id="413" w:author="Ryutaro Mori" w:date="2026-03-30T19:35:00Z" w16du:dateUtc="2026-03-30T10:35:00Z">
        <w:r w:rsidR="00212134" w:rsidDel="006940F2">
          <w:delText>have been</w:delText>
        </w:r>
      </w:del>
      <w:ins w:id="414" w:author="Ryutaro Mori" w:date="2026-03-30T19:35:00Z" w16du:dateUtc="2026-03-30T10:35:00Z">
        <w:r w:rsidR="006940F2">
          <w:t>be</w:t>
        </w:r>
      </w:ins>
      <w:ins w:id="415" w:author="KAMEDA Tatsuya" w:date="2026-04-05T19:45:00Z" w16du:dateUtc="2026-04-05T10:45:00Z">
        <w:r w:rsidR="003D2D53">
          <w:t xml:space="preserve"> </w:t>
        </w:r>
      </w:ins>
      <w:ins w:id="416" w:author="Ryutaro Mori" w:date="2026-03-30T19:35:00Z" w16du:dateUtc="2026-03-30T10:35:00Z">
        <w:del w:id="417" w:author="KAMEDA Tatsuya" w:date="2026-04-05T19:45:00Z" w16du:dateUtc="2026-04-05T10:45:00Z">
          <w:r w:rsidR="006940F2" w:rsidDel="003D2D53">
            <w:delText>come</w:delText>
          </w:r>
        </w:del>
      </w:ins>
      <w:r w:rsidR="00212134">
        <w:t xml:space="preserve"> </w:t>
      </w:r>
      <w:ins w:id="418" w:author="KAMEDA Tatsuya" w:date="2026-04-05T19:46:00Z" w16du:dateUtc="2026-04-05T10:46:00Z">
        <w:r w:rsidR="003D2D53">
          <w:t>implemented</w:t>
        </w:r>
      </w:ins>
      <w:del w:id="419" w:author="KAMEDA Tatsuya" w:date="2026-04-05T19:46:00Z" w16du:dateUtc="2026-04-05T10:46:00Z">
        <w:r w:rsidR="000D63C9" w:rsidDel="003D2D53">
          <w:delText>committed</w:delText>
        </w:r>
      </w:del>
      <w:r w:rsidR="005C6488">
        <w:t xml:space="preserve"> (while the other</w:t>
      </w:r>
      <w:del w:id="420" w:author="Tatsuya Kameda" w:date="2026-04-06T12:44:00Z" w16du:dateUtc="2026-04-06T03:44:00Z">
        <w:r w:rsidR="005C6488" w:rsidDel="00ED6181">
          <w:delText xml:space="preserve"> </w:delText>
        </w:r>
      </w:del>
      <w:ins w:id="421" w:author="KAMEDA Tatsuya" w:date="2026-04-05T19:46:00Z" w16du:dateUtc="2026-04-05T10:46:00Z">
        <w:del w:id="422" w:author="Tatsuya Kameda" w:date="2026-04-06T12:44:00Z" w16du:dateUtc="2026-04-06T03:44:00Z">
          <w:r w:rsidR="003D2D53" w:rsidDel="00ED6181">
            <w:delText>action</w:delText>
          </w:r>
        </w:del>
        <w:r w:rsidR="003D2D53">
          <w:t xml:space="preserve"> </w:t>
        </w:r>
      </w:ins>
      <w:r w:rsidR="00212134">
        <w:t xml:space="preserve">remains </w:t>
      </w:r>
      <w:del w:id="423" w:author="Tatsuya Kameda" w:date="2026-04-06T12:44:00Z" w16du:dateUtc="2026-04-06T03:44:00Z">
        <w:r w:rsidR="005C6488" w:rsidDel="005A572A">
          <w:delText xml:space="preserve">to be </w:delText>
        </w:r>
      </w:del>
      <w:r w:rsidR="005C6488">
        <w:t>uncommitted)</w:t>
      </w:r>
      <w:r w:rsidR="000D63C9">
        <w:t>, reflecting the f</w:t>
      </w:r>
      <w:r w:rsidR="009628A2">
        <w:t xml:space="preserve">eature </w:t>
      </w:r>
      <w:r w:rsidR="000D63C9">
        <w:t>that</w:t>
      </w:r>
      <w:del w:id="424" w:author="KAMEDA Tatsuya" w:date="2026-04-05T19:46:00Z" w16du:dateUtc="2026-04-05T10:46:00Z">
        <w:r w:rsidR="000D63C9" w:rsidDel="003D2D53">
          <w:delText>,</w:delText>
        </w:r>
      </w:del>
      <w:r w:rsidR="000D63C9">
        <w:t xml:space="preserve"> </w:t>
      </w:r>
      <w:ins w:id="425" w:author="Tatsuya Kameda" w:date="2026-04-06T12:45:00Z" w16du:dateUtc="2026-04-06T03:45:00Z">
        <w:r w:rsidR="005B0C17">
          <w:t>perfectly</w:t>
        </w:r>
      </w:ins>
      <w:del w:id="426" w:author="Tatsuya Kameda" w:date="2026-04-06T12:44:00Z" w16du:dateUtc="2026-04-06T03:44:00Z">
        <w:r w:rsidR="000D63C9" w:rsidDel="005B0C17">
          <w:delText>in continuous tim</w:delText>
        </w:r>
      </w:del>
      <w:del w:id="427" w:author="Tatsuya Kameda" w:date="2026-04-06T12:45:00Z" w16du:dateUtc="2026-04-06T03:45:00Z">
        <w:r w:rsidR="000D63C9" w:rsidDel="005B0C17">
          <w:delText xml:space="preserve">e, </w:delText>
        </w:r>
      </w:del>
      <w:ins w:id="428" w:author="Ryutaro Mori" w:date="2026-03-31T12:31:00Z" w16du:dateUtc="2026-03-31T03:31:00Z">
        <w:del w:id="429" w:author="Tatsuya Kameda" w:date="2026-04-06T12:45:00Z" w16du:dateUtc="2026-04-06T03:45:00Z">
          <w:r w:rsidR="00ED2390" w:rsidDel="005B0C17">
            <w:delText>exactly</w:delText>
          </w:r>
        </w:del>
        <w:r w:rsidR="00ED2390">
          <w:t xml:space="preserve"> </w:t>
        </w:r>
      </w:ins>
      <w:r w:rsidR="000D63C9">
        <w:t>simultaneous action</w:t>
      </w:r>
      <w:ins w:id="430" w:author="KAMEDA Tatsuya" w:date="2026-04-05T19:47:00Z" w16du:dateUtc="2026-04-05T10:47:00Z">
        <w:r w:rsidR="003D2D53">
          <w:t>s are effectively negligible</w:t>
        </w:r>
      </w:ins>
      <w:ins w:id="431" w:author="Tatsuya Kameda" w:date="2026-04-06T12:45:00Z" w16du:dateUtc="2026-04-06T03:45:00Z">
        <w:r w:rsidR="005B0C17">
          <w:t xml:space="preserve"> </w:t>
        </w:r>
        <w:r w:rsidR="005B0C17" w:rsidRPr="005B0C17">
          <w:t>in continuous tim</w:t>
        </w:r>
        <w:r w:rsidR="005B0C17">
          <w:t>e</w:t>
        </w:r>
      </w:ins>
      <w:ins w:id="432" w:author="KAMEDA Tatsuya" w:date="2026-04-05T19:47:00Z" w16du:dateUtc="2026-04-05T10:47:00Z">
        <w:r w:rsidR="003D2D53">
          <w:t>.</w:t>
        </w:r>
      </w:ins>
      <w:del w:id="433" w:author="KAMEDA Tatsuya" w:date="2026-04-05T19:47:00Z" w16du:dateUtc="2026-04-05T10:47:00Z">
        <w:r w:rsidR="000D63C9" w:rsidDel="002978A1">
          <w:delText xml:space="preserve"> is </w:delText>
        </w:r>
        <w:r w:rsidR="009628A2" w:rsidDel="002978A1">
          <w:delText xml:space="preserve">a </w:delText>
        </w:r>
        <w:r w:rsidR="000D63C9" w:rsidDel="002978A1">
          <w:delText>zero-probability event and one player will almost surely act marginally earlier</w:delText>
        </w:r>
        <w:r w:rsidR="00D51F37" w:rsidRPr="00D51F37" w:rsidDel="002978A1">
          <w:delText>.</w:delText>
        </w:r>
        <w:commentRangeEnd w:id="409"/>
        <w:r w:rsidR="00AB4A8E" w:rsidRPr="00D51F37" w:rsidDel="002978A1">
          <w:rPr>
            <w:rStyle w:val="a6"/>
            <w:sz w:val="20"/>
            <w:szCs w:val="24"/>
          </w:rPr>
          <w:commentReference w:id="409"/>
        </w:r>
        <w:commentRangeEnd w:id="410"/>
        <w:r w:rsidR="00D93260" w:rsidRPr="00D51F37" w:rsidDel="002978A1">
          <w:rPr>
            <w:rStyle w:val="a6"/>
            <w:sz w:val="20"/>
            <w:szCs w:val="24"/>
          </w:rPr>
          <w:commentReference w:id="410"/>
        </w:r>
      </w:del>
      <w:r w:rsidR="00D51F37" w:rsidRPr="00D51F37">
        <w:t xml:space="preserve"> In Stage 2, any player whose action </w:t>
      </w:r>
      <w:r w:rsidR="00B44E58">
        <w:t xml:space="preserve">has </w:t>
      </w:r>
      <w:r w:rsidR="00D51F37" w:rsidRPr="00D51F37">
        <w:t xml:space="preserve">not </w:t>
      </w:r>
      <w:ins w:id="434" w:author="KAMEDA Tatsuya" w:date="2026-04-05T19:48:00Z" w16du:dateUtc="2026-04-05T10:48:00Z">
        <w:r w:rsidR="009A682C">
          <w:t xml:space="preserve">yet </w:t>
        </w:r>
      </w:ins>
      <w:r w:rsidR="00B44E58">
        <w:t xml:space="preserve">been </w:t>
      </w:r>
      <w:r w:rsidR="000D63C9">
        <w:t>committ</w:t>
      </w:r>
      <w:r w:rsidR="00D51F37" w:rsidRPr="00D51F37">
        <w:t xml:space="preserve">ed </w:t>
      </w:r>
      <w:del w:id="435" w:author="KAMEDA Tatsuya" w:date="2026-04-05T19:48:00Z" w16du:dateUtc="2026-04-05T10:48:00Z">
        <w:r w:rsidR="000D63C9" w:rsidDel="009A682C">
          <w:delText xml:space="preserve">in Stage 1 </w:delText>
        </w:r>
      </w:del>
      <w:r w:rsidR="00D51F37" w:rsidRPr="00D51F37">
        <w:t xml:space="preserve">observes the </w:t>
      </w:r>
      <w:r w:rsidR="000D63C9">
        <w:t>committed action</w:t>
      </w:r>
      <w:ins w:id="436" w:author="Ryutaro Mori" w:date="2026-03-30T19:36:00Z" w16du:dateUtc="2026-03-30T10:36:00Z">
        <w:r w:rsidR="006940F2">
          <w:t xml:space="preserve"> (if any)</w:t>
        </w:r>
      </w:ins>
      <w:r w:rsidR="00D51F37" w:rsidRPr="00D51F37">
        <w:t xml:space="preserve"> and </w:t>
      </w:r>
      <w:ins w:id="437" w:author="KAMEDA Tatsuya" w:date="2026-04-05T19:48:00Z" w16du:dateUtc="2026-04-05T10:48:00Z">
        <w:r w:rsidR="009A682C">
          <w:t xml:space="preserve">then </w:t>
        </w:r>
      </w:ins>
      <w:r w:rsidR="00D51F37" w:rsidRPr="00D51F37">
        <w:t xml:space="preserve">chooses C or D. </w:t>
      </w:r>
      <w:del w:id="438" w:author="Tatsuya Kameda" w:date="2026-04-06T12:46:00Z" w16du:dateUtc="2026-04-06T03:46:00Z">
        <w:r w:rsidR="00D93260" w:rsidDel="001B48DC">
          <w:delText xml:space="preserve">While </w:delText>
        </w:r>
        <w:r w:rsidR="005C6488" w:rsidDel="001B48DC">
          <w:delText>simplified</w:delText>
        </w:r>
        <w:r w:rsidR="00D93260" w:rsidDel="001B48DC">
          <w:delText xml:space="preserve">, </w:delText>
        </w:r>
      </w:del>
      <w:ins w:id="439" w:author="Tatsuya Kameda" w:date="2026-04-06T12:46:00Z" w16du:dateUtc="2026-04-06T03:46:00Z">
        <w:r w:rsidR="001B48DC">
          <w:t>T</w:t>
        </w:r>
      </w:ins>
      <w:del w:id="440" w:author="Tatsuya Kameda" w:date="2026-04-06T12:46:00Z" w16du:dateUtc="2026-04-06T03:46:00Z">
        <w:r w:rsidR="00D93260" w:rsidDel="001B48DC">
          <w:delText>t</w:delText>
        </w:r>
      </w:del>
      <w:r w:rsidR="00D51F37" w:rsidRPr="00D51F37">
        <w:t xml:space="preserve">his </w:t>
      </w:r>
      <w:del w:id="441" w:author="KAMEDA Tatsuya" w:date="2026-04-05T19:48:00Z" w16du:dateUtc="2026-04-05T10:48:00Z">
        <w:r w:rsidR="00D51F37" w:rsidRPr="00D51F37" w:rsidDel="009A682C">
          <w:delText xml:space="preserve">two-stage </w:delText>
        </w:r>
      </w:del>
      <w:r w:rsidR="00D51F37" w:rsidRPr="00D51F37">
        <w:t>structure captures the defining feature of real-time interaction</w:t>
      </w:r>
      <w:ins w:id="442" w:author="KAMEDA Tatsuya" w:date="2026-04-05T19:48:00Z" w16du:dateUtc="2026-04-05T10:48:00Z">
        <w:r w:rsidR="009A682C">
          <w:t xml:space="preserve">: </w:t>
        </w:r>
      </w:ins>
      <w:del w:id="443" w:author="KAMEDA Tatsuya" w:date="2026-04-05T19:48:00Z" w16du:dateUtc="2026-04-05T10:48:00Z">
        <w:r w:rsidR="00D51F37" w:rsidRPr="00D51F37" w:rsidDel="009A682C">
          <w:delText xml:space="preserve"> th</w:delText>
        </w:r>
      </w:del>
      <w:del w:id="444" w:author="KAMEDA Tatsuya" w:date="2026-04-05T19:49:00Z" w16du:dateUtc="2026-04-05T10:49:00Z">
        <w:r w:rsidR="00D51F37" w:rsidRPr="00D51F37" w:rsidDel="009A682C">
          <w:delText xml:space="preserve">at </w:delText>
        </w:r>
      </w:del>
      <w:r w:rsidR="00D51F37" w:rsidRPr="00D51F37">
        <w:t>decision order is endogenous</w:t>
      </w:r>
      <w:ins w:id="445" w:author="KAMEDA Tatsuya" w:date="2026-04-05T19:49:00Z" w16du:dateUtc="2026-04-05T10:49:00Z">
        <w:r w:rsidR="00F61383">
          <w:t xml:space="preserve"> and </w:t>
        </w:r>
      </w:ins>
      <w:del w:id="446" w:author="KAMEDA Tatsuya" w:date="2026-04-05T19:49:00Z" w16du:dateUtc="2026-04-05T10:49:00Z">
        <w:r w:rsidR="00D51F37" w:rsidRPr="00D51F37" w:rsidDel="00F61383">
          <w:delText xml:space="preserve">, </w:delText>
        </w:r>
      </w:del>
      <w:r w:rsidR="00D51F37" w:rsidRPr="00D51F37">
        <w:t>determined by who commits first</w:t>
      </w:r>
      <w:r w:rsidR="00D51F37" w:rsidRPr="00D51F37">
        <w:rPr>
          <w:rFonts w:hint="eastAsia"/>
        </w:rPr>
        <w:t>.</w:t>
      </w:r>
      <w:r w:rsidR="00D51F37" w:rsidRPr="00D51F37">
        <w:t xml:space="preserve"> </w:t>
      </w:r>
      <w:ins w:id="447" w:author="KAMEDA Tatsuya" w:date="2026-04-05T19:49:00Z" w16du:dateUtc="2026-04-05T10:49:00Z">
        <w:r w:rsidR="00F61383">
          <w:t>For comparison, w</w:t>
        </w:r>
      </w:ins>
      <w:del w:id="448" w:author="KAMEDA Tatsuya" w:date="2026-04-05T19:49:00Z" w16du:dateUtc="2026-04-05T10:49:00Z">
        <w:r w:rsidR="00D51F37" w:rsidRPr="00D51F37" w:rsidDel="00F61383">
          <w:delText>W</w:delText>
        </w:r>
      </w:del>
      <w:r w:rsidR="00D51F37" w:rsidRPr="00D51F37">
        <w:t xml:space="preserve">e </w:t>
      </w:r>
      <w:ins w:id="449" w:author="KAMEDA Tatsuya" w:date="2026-04-05T19:49:00Z" w16du:dateUtc="2026-04-05T10:49:00Z">
        <w:r w:rsidR="00F61383">
          <w:t xml:space="preserve">also consider </w:t>
        </w:r>
      </w:ins>
      <w:del w:id="450" w:author="KAMEDA Tatsuya" w:date="2026-04-05T19:50:00Z" w16du:dateUtc="2026-04-05T10:50:00Z">
        <w:r w:rsidR="00D51F37" w:rsidRPr="00D51F37" w:rsidDel="00F61383">
          <w:delText xml:space="preserve">compare this endogenous-order game with </w:delText>
        </w:r>
      </w:del>
      <w:r w:rsidR="00D51F37" w:rsidRPr="00D51F37">
        <w:t xml:space="preserve">an exogenous-order game </w:t>
      </w:r>
      <w:ins w:id="451" w:author="KAMEDA Tatsuya" w:date="2026-04-05T19:50:00Z" w16du:dateUtc="2026-04-05T10:50:00Z">
        <w:r w:rsidR="00F61383" w:rsidRPr="00D51F37">
          <w:t xml:space="preserve">corresponding to </w:t>
        </w:r>
        <w:r w:rsidR="00F61383">
          <w:t xml:space="preserve">the </w:t>
        </w:r>
        <w:r w:rsidR="00F61383" w:rsidRPr="00D51F37">
          <w:t xml:space="preserve">SQ </w:t>
        </w:r>
        <w:r w:rsidR="00F61383">
          <w:t xml:space="preserve">condition, </w:t>
        </w:r>
      </w:ins>
      <w:r w:rsidR="00D51F37" w:rsidRPr="00D51F37">
        <w:t>in which</w:t>
      </w:r>
      <w:ins w:id="452" w:author="KAMEDA Tatsuya" w:date="2026-04-05T19:51:00Z" w16du:dateUtc="2026-04-05T10:51:00Z">
        <w:r w:rsidR="00F61383">
          <w:t xml:space="preserve"> </w:t>
        </w:r>
      </w:ins>
      <w:del w:id="453" w:author="KAMEDA Tatsuya" w:date="2026-04-05T19:51:00Z" w16du:dateUtc="2026-04-05T10:51:00Z">
        <w:r w:rsidR="00D51F37" w:rsidRPr="00D51F37" w:rsidDel="00F61383">
          <w:delText xml:space="preserve"> </w:delText>
        </w:r>
      </w:del>
      <w:del w:id="454" w:author="Ryutaro Mori" w:date="2026-03-30T19:36:00Z" w16du:dateUtc="2026-03-30T10:36:00Z">
        <w:r w:rsidR="00D51F37" w:rsidRPr="00D51F37" w:rsidDel="00D81C18">
          <w:delText xml:space="preserve">one </w:delText>
        </w:r>
      </w:del>
      <w:ins w:id="455" w:author="Ryutaro Mori" w:date="2026-03-30T19:36:00Z" w16du:dateUtc="2026-03-30T10:36:00Z">
        <w:del w:id="456" w:author="KAMEDA Tatsuya" w:date="2026-04-05T19:51:00Z" w16du:dateUtc="2026-04-05T10:51:00Z">
          <w:r w:rsidR="00D81C18" w:rsidDel="00F61383">
            <w:delText>each</w:delText>
          </w:r>
          <w:r w:rsidR="00D81C18" w:rsidRPr="00D51F37" w:rsidDel="00F61383">
            <w:delText xml:space="preserve"> </w:delText>
          </w:r>
        </w:del>
      </w:ins>
      <w:r w:rsidR="00D51F37" w:rsidRPr="00D51F37">
        <w:t>player</w:t>
      </w:r>
      <w:ins w:id="457" w:author="KAMEDA Tatsuya" w:date="2026-04-05T19:51:00Z" w16du:dateUtc="2026-04-05T10:51:00Z">
        <w:r w:rsidR="00F61383">
          <w:t>s</w:t>
        </w:r>
      </w:ins>
      <w:r w:rsidR="00D51F37" w:rsidRPr="00D51F37">
        <w:t xml:space="preserve"> </w:t>
      </w:r>
      <w:ins w:id="458" w:author="KAMEDA Tatsuya" w:date="2026-04-05T19:51:00Z" w16du:dateUtc="2026-04-05T10:51:00Z">
        <w:r w:rsidR="00F61383">
          <w:t>are</w:t>
        </w:r>
      </w:ins>
      <w:del w:id="459" w:author="KAMEDA Tatsuya" w:date="2026-04-05T19:51:00Z" w16du:dateUtc="2026-04-05T10:51:00Z">
        <w:r w:rsidR="00D51F37" w:rsidRPr="00D51F37" w:rsidDel="00F61383">
          <w:delText>is</w:delText>
        </w:r>
      </w:del>
      <w:r w:rsidR="00D51F37" w:rsidRPr="00D51F37">
        <w:t xml:space="preserve"> assigned to move first</w:t>
      </w:r>
      <w:ins w:id="460" w:author="Ryutaro Mori" w:date="2026-03-30T19:36:00Z" w16du:dateUtc="2026-03-30T10:36:00Z">
        <w:r w:rsidR="00D81C18">
          <w:t xml:space="preserve"> or second</w:t>
        </w:r>
      </w:ins>
      <w:r w:rsidR="00D51F37" w:rsidRPr="00D51F37">
        <w:t xml:space="preserve">, </w:t>
      </w:r>
      <w:del w:id="461" w:author="KAMEDA Tatsuya" w:date="2026-04-05T19:50:00Z" w16du:dateUtc="2026-04-05T10:50:00Z">
        <w:r w:rsidR="00D51F37" w:rsidRPr="00D51F37" w:rsidDel="00F61383">
          <w:delText>corresponding to SQ</w:delText>
        </w:r>
      </w:del>
      <w:ins w:id="462" w:author="Ryutaro Mori" w:date="2026-03-31T11:15:00Z" w16du:dateUtc="2026-03-31T02:15:00Z">
        <w:del w:id="463" w:author="KAMEDA Tatsuya" w:date="2026-04-05T19:50:00Z" w16du:dateUtc="2026-04-05T10:50:00Z">
          <w:r w:rsidR="00647DA1" w:rsidDel="00F61383">
            <w:delText xml:space="preserve"> </w:delText>
          </w:r>
        </w:del>
        <w:r w:rsidR="00647DA1">
          <w:t>(Fig. 4 middle right)</w:t>
        </w:r>
      </w:ins>
      <w:r w:rsidR="00D51F37" w:rsidRPr="00D51F37">
        <w:t>.</w:t>
      </w:r>
    </w:p>
    <w:p w14:paraId="7EB82F9A" w14:textId="4A6B9148" w:rsidR="00257750" w:rsidRDefault="00BB5BDF" w:rsidP="00E17AF7">
      <w:pPr>
        <w:ind w:firstLine="426"/>
      </w:pPr>
      <w:commentRangeStart w:id="464"/>
      <w:commentRangeStart w:id="465"/>
      <w:r>
        <w:t>Critically</w:t>
      </w:r>
      <w:del w:id="466" w:author="KAMEDA Tatsuya" w:date="2026-04-05T19:53:00Z" w16du:dateUtc="2026-04-05T10:53:00Z">
        <w:r w:rsidR="00593962" w:rsidDel="00974E1D">
          <w:delText xml:space="preserve"> </w:delText>
        </w:r>
        <w:r w:rsidR="00FB2B57" w:rsidDel="00974E1D">
          <w:delText xml:space="preserve">in </w:delText>
        </w:r>
        <w:r w:rsidR="00593962" w:rsidDel="00974E1D">
          <w:delText>our model</w:delText>
        </w:r>
        <w:r w:rsidR="00FB2B57" w:rsidDel="00974E1D">
          <w:delText>ling</w:delText>
        </w:r>
      </w:del>
      <w:r>
        <w:t>, w</w:t>
      </w:r>
      <w:commentRangeStart w:id="467"/>
      <w:commentRangeStart w:id="468"/>
      <w:commentRangeStart w:id="469"/>
      <w:r w:rsidR="00257750" w:rsidRPr="00257750">
        <w:t xml:space="preserve">e assume that players </w:t>
      </w:r>
      <w:ins w:id="470" w:author="KAMEDA Tatsuya" w:date="2026-04-05T19:53:00Z" w16du:dateUtc="2026-04-05T10:53:00Z">
        <w:r w:rsidR="00974E1D">
          <w:t xml:space="preserve">differ </w:t>
        </w:r>
      </w:ins>
      <w:ins w:id="471" w:author="Ryutaro Mori" w:date="2026-03-30T19:37:00Z" w16du:dateUtc="2026-03-30T10:37:00Z">
        <w:del w:id="472" w:author="KAMEDA Tatsuya" w:date="2026-04-05T19:53:00Z" w16du:dateUtc="2026-04-05T10:53:00Z">
          <w:r w:rsidR="00D81C18" w:rsidDel="00974E1D">
            <w:delText>(</w:delText>
          </w:r>
        </w:del>
      </w:ins>
      <w:del w:id="473" w:author="KAMEDA Tatsuya" w:date="2026-04-05T19:53:00Z" w16du:dateUtc="2026-04-05T10:53:00Z">
        <w:r w:rsidR="008C5E96" w:rsidDel="00974E1D">
          <w:delText>in both the endogenous-order and exogenous-order games</w:delText>
        </w:r>
      </w:del>
      <w:ins w:id="474" w:author="Ryutaro Mori" w:date="2026-03-30T19:37:00Z" w16du:dateUtc="2026-03-30T10:37:00Z">
        <w:del w:id="475" w:author="KAMEDA Tatsuya" w:date="2026-04-05T19:53:00Z" w16du:dateUtc="2026-04-05T10:53:00Z">
          <w:r w:rsidR="00D81C18" w:rsidDel="00974E1D">
            <w:delText>)</w:delText>
          </w:r>
        </w:del>
      </w:ins>
      <w:del w:id="476" w:author="KAMEDA Tatsuya" w:date="2026-04-05T19:53:00Z" w16du:dateUtc="2026-04-05T10:53:00Z">
        <w:r w:rsidR="00257750" w:rsidRPr="00257750" w:rsidDel="00974E1D">
          <w:delText xml:space="preserve">vary </w:delText>
        </w:r>
      </w:del>
      <w:r w:rsidR="00257750" w:rsidRPr="00257750">
        <w:t>in their degree of reciprocal preference</w:t>
      </w:r>
      <w:commentRangeEnd w:id="467"/>
      <w:r w:rsidR="00AB4A8E" w:rsidRPr="00257750">
        <w:rPr>
          <w:rStyle w:val="a6"/>
          <w:sz w:val="20"/>
          <w:szCs w:val="24"/>
        </w:rPr>
        <w:commentReference w:id="467"/>
      </w:r>
      <w:commentRangeEnd w:id="468"/>
      <w:r w:rsidR="002165D7" w:rsidRPr="00257750">
        <w:rPr>
          <w:rStyle w:val="a6"/>
          <w:sz w:val="20"/>
          <w:szCs w:val="24"/>
        </w:rPr>
        <w:commentReference w:id="468"/>
      </w:r>
      <w:commentRangeEnd w:id="469"/>
      <w:r w:rsidR="007529CF" w:rsidRPr="00257750">
        <w:rPr>
          <w:rStyle w:val="a6"/>
          <w:sz w:val="20"/>
          <w:szCs w:val="24"/>
        </w:rPr>
        <w:commentReference w:id="469"/>
      </w:r>
      <w:r w:rsidR="00257750" w:rsidRPr="00257750">
        <w:t xml:space="preserve">, captured by a </w:t>
      </w:r>
      <w:ins w:id="477" w:author="Ryutaro Mori" w:date="2026-03-31T12:29:00Z" w16du:dateUtc="2026-03-31T03:29:00Z">
        <w:r w:rsidR="00F7782C">
          <w:t>continu</w:t>
        </w:r>
      </w:ins>
      <w:ins w:id="478" w:author="Ryutaro Mori" w:date="2026-03-31T12:30:00Z" w16du:dateUtc="2026-03-31T03:30:00Z">
        <w:r w:rsidR="00F7782C">
          <w:t>ously distributed</w:t>
        </w:r>
      </w:ins>
      <w:del w:id="479" w:author="Ryutaro Mori" w:date="2026-03-31T12:30:00Z" w16du:dateUtc="2026-03-31T03:30:00Z">
        <w:r w:rsidR="00257750" w:rsidRPr="008861E6" w:rsidDel="00F7782C">
          <w:delText>type</w:delText>
        </w:r>
      </w:del>
      <w:r w:rsidR="00257750" w:rsidRPr="00257750">
        <w:t xml:space="preserve"> parameter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oMath>
      <w:ins w:id="480" w:author="Ryutaro Mori" w:date="2026-03-31T12:30:00Z" w16du:dateUtc="2026-03-31T03:30:00Z">
        <w:r w:rsidR="00F7782C">
          <w:t xml:space="preserve"> (</w:t>
        </w:r>
      </w:ins>
      <w:ins w:id="481" w:author="KAMEDA Tatsuya" w:date="2026-04-05T19:53:00Z" w16du:dateUtc="2026-04-05T10:53:00Z">
        <w:r w:rsidR="00974E1D">
          <w:t xml:space="preserve">interpreted </w:t>
        </w:r>
      </w:ins>
      <w:ins w:id="482" w:author="Ryutaro Mori" w:date="2026-03-31T12:30:00Z" w16du:dateUtc="2026-03-31T03:30:00Z">
        <w:del w:id="483" w:author="KAMEDA Tatsuya" w:date="2026-04-05T19:53:00Z" w16du:dateUtc="2026-04-05T10:53:00Z">
          <w:r w:rsidR="00F7782C" w:rsidRPr="00F7782C" w:rsidDel="00974E1D">
            <w:delText>referred</w:delText>
          </w:r>
        </w:del>
        <w:del w:id="484" w:author="KAMEDA Tatsuya" w:date="2026-04-05T19:54:00Z" w16du:dateUtc="2026-04-05T10:54:00Z">
          <w:r w:rsidR="00F7782C" w:rsidRPr="00F7782C" w:rsidDel="00974E1D">
            <w:delText xml:space="preserve"> to </w:delText>
          </w:r>
        </w:del>
        <w:r w:rsidR="00F7782C" w:rsidRPr="00F7782C">
          <w:t>as a player</w:t>
        </w:r>
        <w:r w:rsidR="00F7782C">
          <w:t>’</w:t>
        </w:r>
        <w:r w:rsidR="00F7782C" w:rsidRPr="00F7782C">
          <w:t>s type</w:t>
        </w:r>
        <w:del w:id="485" w:author="KAMEDA Tatsuya" w:date="2026-04-05T19:54:00Z" w16du:dateUtc="2026-04-05T10:54:00Z">
          <w:r w:rsidR="00F7782C" w:rsidRPr="00F7782C" w:rsidDel="00974E1D">
            <w:delText xml:space="preserve"> in the game-theoretic sense of private information</w:delText>
          </w:r>
        </w:del>
        <w:r w:rsidR="00F7782C" w:rsidRPr="00F7782C">
          <w:t>)</w:t>
        </w:r>
      </w:ins>
      <w:r w:rsidR="00257750">
        <w:t>.</w:t>
      </w:r>
      <w:r w:rsidR="00257750" w:rsidRPr="00257750">
        <w:t xml:space="preserve"> </w:t>
      </w:r>
      <w:r w:rsidR="00257750" w:rsidRPr="00230885">
        <w:rPr>
          <w:rPrChange w:id="486" w:author="Tatsuya Kameda" w:date="2026-04-06T11:10:00Z" w16du:dateUtc="2026-04-06T02:10:00Z">
            <w:rPr>
              <w:highlight w:val="yellow"/>
            </w:rPr>
          </w:rPrChange>
        </w:rPr>
        <w:t xml:space="preserve">A </w:t>
      </w:r>
      <w:ins w:id="487" w:author="KAMEDA Tatsuya" w:date="2026-04-05T19:54:00Z" w16du:dateUtc="2026-04-05T10:54:00Z">
        <w:r w:rsidR="00C01D60" w:rsidRPr="00230885">
          <w:rPr>
            <w:rPrChange w:id="488" w:author="Tatsuya Kameda" w:date="2026-04-06T11:10:00Z" w16du:dateUtc="2026-04-06T02:10:00Z">
              <w:rPr>
                <w:highlight w:val="yellow"/>
              </w:rPr>
            </w:rPrChange>
          </w:rPr>
          <w:t>higher</w:t>
        </w:r>
      </w:ins>
      <w:del w:id="489" w:author="KAMEDA Tatsuya" w:date="2026-04-05T19:54:00Z" w16du:dateUtc="2026-04-05T10:54:00Z">
        <w:r w:rsidR="00257750" w:rsidRPr="00230885" w:rsidDel="00C01D60">
          <w:rPr>
            <w:rPrChange w:id="490" w:author="Tatsuya Kameda" w:date="2026-04-06T11:10:00Z" w16du:dateUtc="2026-04-06T02:10:00Z">
              <w:rPr>
                <w:highlight w:val="yellow"/>
              </w:rPr>
            </w:rPrChange>
          </w:rPr>
          <w:delText>player</w:delText>
        </w:r>
      </w:del>
      <w:ins w:id="491" w:author="Ryutaro Mori" w:date="2026-03-30T19:39:00Z" w16du:dateUtc="2026-03-30T10:39:00Z">
        <w:del w:id="492" w:author="KAMEDA Tatsuya" w:date="2026-04-05T19:54:00Z" w16du:dateUtc="2026-04-05T10:54:00Z">
          <w:r w:rsidR="003B3D27" w:rsidRPr="00230885" w:rsidDel="00C01D60">
            <w:rPr>
              <w:rPrChange w:id="493" w:author="Tatsuya Kameda" w:date="2026-04-06T11:10:00Z" w16du:dateUtc="2026-04-06T02:10:00Z">
                <w:rPr>
                  <w:highlight w:val="yellow"/>
                </w:rPr>
              </w:rPrChange>
            </w:rPr>
            <w:delText xml:space="preserve"> </w:delText>
          </w:r>
        </w:del>
      </w:ins>
      <m:oMath>
        <m:r>
          <w:ins w:id="494" w:author="Ryutaro Mori" w:date="2026-03-30T19:39:00Z" w16du:dateUtc="2026-03-30T10:39:00Z">
            <w:del w:id="495" w:author="KAMEDA Tatsuya" w:date="2026-04-05T19:54:00Z" w16du:dateUtc="2026-04-05T10:54:00Z">
              <w:rPr>
                <w:rFonts w:ascii="Cambria Math" w:hAnsi="Cambria Math"/>
                <w:rPrChange w:id="496" w:author="Tatsuya Kameda" w:date="2026-04-06T11:10:00Z" w16du:dateUtc="2026-04-06T02:10:00Z">
                  <w:rPr>
                    <w:rFonts w:ascii="Cambria Math" w:hAnsi="Cambria Math"/>
                    <w:highlight w:val="yellow"/>
                  </w:rPr>
                </w:rPrChange>
              </w:rPr>
              <m:t>i</m:t>
            </w:del>
          </w:ins>
        </m:r>
      </m:oMath>
      <w:del w:id="497" w:author="KAMEDA Tatsuya" w:date="2026-04-05T19:54:00Z" w16du:dateUtc="2026-04-05T10:54:00Z">
        <w:r w:rsidR="00257750" w:rsidRPr="00230885" w:rsidDel="00C01D60">
          <w:rPr>
            <w:rPrChange w:id="498" w:author="Tatsuya Kameda" w:date="2026-04-06T11:10:00Z" w16du:dateUtc="2026-04-06T02:10:00Z">
              <w:rPr>
                <w:highlight w:val="yellow"/>
              </w:rPr>
            </w:rPrChange>
          </w:rPr>
          <w:delText xml:space="preserve"> </w:delText>
        </w:r>
      </w:del>
      <w:ins w:id="499" w:author="Ryutaro Mori" w:date="2026-03-30T19:37:00Z" w16du:dateUtc="2026-03-30T10:37:00Z">
        <w:del w:id="500" w:author="KAMEDA Tatsuya" w:date="2026-04-05T19:54:00Z" w16du:dateUtc="2026-04-05T10:54:00Z">
          <w:r w:rsidR="0033617E" w:rsidRPr="00230885" w:rsidDel="00C01D60">
            <w:rPr>
              <w:rPrChange w:id="501" w:author="Tatsuya Kameda" w:date="2026-04-06T11:10:00Z" w16du:dateUtc="2026-04-06T02:10:00Z">
                <w:rPr>
                  <w:highlight w:val="yellow"/>
                </w:rPr>
              </w:rPrChange>
            </w:rPr>
            <w:delText>having a</w:delText>
          </w:r>
        </w:del>
      </w:ins>
      <w:del w:id="502" w:author="Ryutaro Mori" w:date="2026-03-30T19:37:00Z" w16du:dateUtc="2026-03-30T10:37:00Z">
        <w:r w:rsidR="00257750" w:rsidRPr="00230885" w:rsidDel="0033617E">
          <w:rPr>
            <w:rPrChange w:id="503" w:author="Tatsuya Kameda" w:date="2026-04-06T11:10:00Z" w16du:dateUtc="2026-04-06T02:10:00Z">
              <w:rPr>
                <w:highlight w:val="yellow"/>
              </w:rPr>
            </w:rPrChange>
          </w:rPr>
          <w:delText>with</w:delText>
        </w:r>
      </w:del>
      <w:r w:rsidR="00257750" w:rsidRPr="00230885">
        <w:rPr>
          <w:rPrChange w:id="504" w:author="Tatsuya Kameda" w:date="2026-04-06T11:10:00Z" w16du:dateUtc="2026-04-06T02:10:00Z">
            <w:rPr>
              <w:highlight w:val="yellow"/>
            </w:rPr>
          </w:rPrChange>
        </w:rPr>
        <w:t xml:space="preserve"> </w:t>
      </w:r>
      <w:del w:id="505" w:author="KAMEDA Tatsuya" w:date="2026-04-05T19:54:00Z" w16du:dateUtc="2026-04-05T10:54:00Z">
        <w:r w:rsidR="006B6CB2" w:rsidRPr="00230885" w:rsidDel="00C01D60">
          <w:rPr>
            <w:rPrChange w:id="506" w:author="Tatsuya Kameda" w:date="2026-04-06T11:10:00Z" w16du:dateUtc="2026-04-06T02:10:00Z">
              <w:rPr>
                <w:highlight w:val="yellow"/>
              </w:rPr>
            </w:rPrChange>
          </w:rPr>
          <w:delText>larger</w:delText>
        </w:r>
        <w:r w:rsidR="00257750" w:rsidRPr="00230885" w:rsidDel="00C01D60">
          <w:rPr>
            <w:rPrChange w:id="507" w:author="Tatsuya Kameda" w:date="2026-04-06T11:10:00Z" w16du:dateUtc="2026-04-06T02:10:00Z">
              <w:rPr>
                <w:highlight w:val="yellow"/>
              </w:rPr>
            </w:rPrChange>
          </w:rPr>
          <w:delText xml:space="preserve"> </w:delText>
        </w:r>
      </w:del>
      <m:oMath>
        <m:sSub>
          <m:sSubPr>
            <m:ctrlPr>
              <w:rPr>
                <w:rFonts w:ascii="Cambria Math" w:hAnsi="Cambria Math"/>
                <w:i/>
                <w:rPrChange w:id="508" w:author="Tatsuya Kameda" w:date="2026-04-06T11:10:00Z" w16du:dateUtc="2026-04-06T02:10:00Z">
                  <w:rPr>
                    <w:rFonts w:ascii="Cambria Math" w:hAnsi="Cambria Math"/>
                    <w:i/>
                    <w:highlight w:val="yellow"/>
                  </w:rPr>
                </w:rPrChange>
              </w:rPr>
            </m:ctrlPr>
          </m:sSubPr>
          <m:e>
            <m:r>
              <w:rPr>
                <w:rFonts w:ascii="Cambria Math" w:hAnsi="Cambria Math"/>
              </w:rPr>
              <m:t>θ</m:t>
            </m:r>
          </m:e>
          <m:sub>
            <m:r>
              <w:rPr>
                <w:rFonts w:ascii="Cambria Math" w:hAnsi="Cambria Math"/>
              </w:rPr>
              <m:t>i</m:t>
            </m:r>
          </m:sub>
        </m:sSub>
      </m:oMath>
      <w:r w:rsidR="00257750" w:rsidRPr="00230885">
        <w:rPr>
          <w:rPrChange w:id="509" w:author="Tatsuya Kameda" w:date="2026-04-06T11:10:00Z" w16du:dateUtc="2026-04-06T02:10:00Z">
            <w:rPr>
              <w:highlight w:val="yellow"/>
            </w:rPr>
          </w:rPrChange>
        </w:rPr>
        <w:t xml:space="preserve"> </w:t>
      </w:r>
      <w:ins w:id="510" w:author="KAMEDA Tatsuya" w:date="2026-04-05T19:55:00Z" w16du:dateUtc="2026-04-05T10:55:00Z">
        <w:r w:rsidR="00C01D60" w:rsidRPr="00230885">
          <w:rPr>
            <w:rPrChange w:id="511" w:author="Tatsuya Kameda" w:date="2026-04-06T11:10:00Z" w16du:dateUtc="2026-04-06T02:10:00Z">
              <w:rPr>
                <w:highlight w:val="yellow"/>
              </w:rPr>
            </w:rPrChange>
          </w:rPr>
          <w:t xml:space="preserve">indicates </w:t>
        </w:r>
      </w:ins>
      <w:ins w:id="512" w:author="KAMEDA Tatsuya" w:date="2026-03-17T19:17:00Z" w16du:dateUtc="2026-03-17T10:17:00Z">
        <w:del w:id="513" w:author="Ryutaro Mori" w:date="2026-03-30T19:37:00Z" w16du:dateUtc="2026-03-30T10:37:00Z">
          <w:r w:rsidR="00D102B1" w:rsidRPr="00230885" w:rsidDel="0033617E">
            <w:rPr>
              <w:rPrChange w:id="514" w:author="Tatsuya Kameda" w:date="2026-04-06T11:10:00Z" w16du:dateUtc="2026-04-06T02:10:00Z">
                <w:rPr>
                  <w:highlight w:val="yellow"/>
                </w:rPr>
              </w:rPrChange>
            </w:rPr>
            <w:delText xml:space="preserve">is a type </w:delText>
          </w:r>
        </w:del>
      </w:ins>
      <w:ins w:id="515" w:author="KAMEDA Tatsuya" w:date="2026-03-17T19:22:00Z" w16du:dateUtc="2026-03-17T10:22:00Z">
        <w:del w:id="516" w:author="Ryutaro Mori" w:date="2026-03-30T19:37:00Z" w16du:dateUtc="2026-03-30T10:37:00Z">
          <w:r w:rsidR="00450BA4" w:rsidRPr="00230885" w:rsidDel="0033617E">
            <w:rPr>
              <w:rPrChange w:id="517" w:author="Tatsuya Kameda" w:date="2026-04-06T11:10:00Z" w16du:dateUtc="2026-04-06T02:10:00Z">
                <w:rPr>
                  <w:highlight w:val="yellow"/>
                </w:rPr>
              </w:rPrChange>
            </w:rPr>
            <w:delText>w</w:delText>
          </w:r>
        </w:del>
      </w:ins>
      <w:ins w:id="518" w:author="KAMEDA Tatsuya" w:date="2026-03-17T19:25:00Z" w16du:dateUtc="2026-03-17T10:25:00Z">
        <w:del w:id="519" w:author="Ryutaro Mori" w:date="2026-03-30T19:37:00Z" w16du:dateUtc="2026-03-30T10:37:00Z">
          <w:r w:rsidR="00E30654" w:rsidRPr="00230885" w:rsidDel="0033617E">
            <w:rPr>
              <w:rPrChange w:id="520" w:author="Tatsuya Kameda" w:date="2026-04-06T11:10:00Z" w16du:dateUtc="2026-04-06T02:10:00Z">
                <w:rPr>
                  <w:highlight w:val="yellow"/>
                </w:rPr>
              </w:rPrChange>
            </w:rPr>
            <w:delText>ith</w:delText>
          </w:r>
        </w:del>
      </w:ins>
      <w:ins w:id="521" w:author="Ryutaro Mori" w:date="2026-03-30T19:37:00Z" w16du:dateUtc="2026-03-30T10:37:00Z">
        <w:del w:id="522" w:author="KAMEDA Tatsuya" w:date="2026-04-05T19:55:00Z" w16du:dateUtc="2026-04-05T10:55:00Z">
          <w:r w:rsidR="0033617E" w:rsidRPr="00230885" w:rsidDel="00C01D60">
            <w:rPr>
              <w:rPrChange w:id="523" w:author="Tatsuya Kameda" w:date="2026-04-06T11:10:00Z" w16du:dateUtc="2026-04-06T02:10:00Z">
                <w:rPr>
                  <w:highlight w:val="yellow"/>
                </w:rPr>
              </w:rPrChange>
            </w:rPr>
            <w:delText>means</w:delText>
          </w:r>
        </w:del>
        <w:r w:rsidR="0033617E" w:rsidRPr="00230885">
          <w:rPr>
            <w:rPrChange w:id="524" w:author="Tatsuya Kameda" w:date="2026-04-06T11:10:00Z" w16du:dateUtc="2026-04-06T02:10:00Z">
              <w:rPr>
                <w:highlight w:val="yellow"/>
              </w:rPr>
            </w:rPrChange>
          </w:rPr>
          <w:t xml:space="preserve"> that </w:t>
        </w:r>
      </w:ins>
      <w:ins w:id="525" w:author="KAMEDA Tatsuya" w:date="2026-04-05T19:55:00Z" w16du:dateUtc="2026-04-05T10:55:00Z">
        <w:r w:rsidR="00C01D60" w:rsidRPr="00230885">
          <w:t xml:space="preserve">player </w:t>
        </w:r>
      </w:ins>
      <m:oMath>
        <m:r>
          <w:ins w:id="526" w:author="KAMEDA Tatsuya" w:date="2026-04-05T19:55:00Z" w16du:dateUtc="2026-04-05T10:55:00Z">
            <w:rPr>
              <w:rFonts w:ascii="Cambria Math" w:hAnsi="Cambria Math"/>
            </w:rPr>
            <m:t>i</m:t>
          </w:ins>
        </m:r>
      </m:oMath>
      <w:ins w:id="527" w:author="Ryutaro Mori" w:date="2026-03-30T19:37:00Z" w16du:dateUtc="2026-03-30T10:37:00Z">
        <w:del w:id="528" w:author="KAMEDA Tatsuya" w:date="2026-04-05T19:55:00Z" w16du:dateUtc="2026-04-05T10:55:00Z">
          <w:r w:rsidR="0033617E" w:rsidRPr="00230885" w:rsidDel="00C01D60">
            <w:rPr>
              <w:rPrChange w:id="529" w:author="Tatsuya Kameda" w:date="2026-04-06T11:10:00Z" w16du:dateUtc="2026-04-06T02:10:00Z">
                <w:rPr>
                  <w:highlight w:val="yellow"/>
                </w:rPr>
              </w:rPrChange>
            </w:rPr>
            <w:delText>she/he</w:delText>
          </w:r>
        </w:del>
      </w:ins>
      <w:ins w:id="530" w:author="KAMEDA Tatsuya" w:date="2026-03-17T19:25:00Z" w16du:dateUtc="2026-03-17T10:25:00Z">
        <w:r w:rsidR="00E30654" w:rsidRPr="00230885">
          <w:rPr>
            <w:rPrChange w:id="531" w:author="Tatsuya Kameda" w:date="2026-04-06T11:10:00Z" w16du:dateUtc="2026-04-06T02:10:00Z">
              <w:rPr>
                <w:highlight w:val="yellow"/>
              </w:rPr>
            </w:rPrChange>
          </w:rPr>
          <w:t xml:space="preserve"> </w:t>
        </w:r>
      </w:ins>
      <w:ins w:id="532" w:author="KAMEDA Tatsuya" w:date="2026-03-17T19:24:00Z" w16du:dateUtc="2026-03-17T10:24:00Z">
        <w:del w:id="533" w:author="Ryutaro Mori" w:date="2026-03-31T11:16:00Z" w16du:dateUtc="2026-03-31T02:16:00Z">
          <w:r w:rsidR="00B1095F" w:rsidRPr="00230885" w:rsidDel="00E80AD2">
            <w:rPr>
              <w:rPrChange w:id="534" w:author="Tatsuya Kameda" w:date="2026-04-06T11:10:00Z" w16du:dateUtc="2026-04-06T02:10:00Z">
                <w:rPr>
                  <w:highlight w:val="yellow"/>
                </w:rPr>
              </w:rPrChange>
            </w:rPr>
            <w:delText>a greater preference for r</w:delText>
          </w:r>
        </w:del>
      </w:ins>
      <w:ins w:id="535" w:author="KAMEDA Tatsuya" w:date="2026-03-17T19:22:00Z" w16du:dateUtc="2026-03-17T10:22:00Z">
        <w:del w:id="536" w:author="Ryutaro Mori" w:date="2026-03-31T11:16:00Z" w16du:dateUtc="2026-03-31T02:16:00Z">
          <w:r w:rsidR="00450BA4" w:rsidRPr="00230885" w:rsidDel="00E80AD2">
            <w:rPr>
              <w:rPrChange w:id="537" w:author="Tatsuya Kameda" w:date="2026-04-06T11:10:00Z" w16du:dateUtc="2026-04-06T02:10:00Z">
                <w:rPr>
                  <w:highlight w:val="yellow"/>
                </w:rPr>
              </w:rPrChange>
            </w:rPr>
            <w:delText>eciprocity</w:delText>
          </w:r>
        </w:del>
      </w:ins>
      <w:ins w:id="538" w:author="KAMEDA Tatsuya" w:date="2026-03-17T19:25:00Z" w16du:dateUtc="2026-03-17T10:25:00Z">
        <w:del w:id="539" w:author="Ryutaro Mori" w:date="2026-03-30T19:38:00Z" w16du:dateUtc="2026-03-30T10:38:00Z">
          <w:r w:rsidR="00B1095F" w:rsidRPr="00230885" w:rsidDel="0033617E">
            <w:rPr>
              <w:rPrChange w:id="540" w:author="Tatsuya Kameda" w:date="2026-04-06T11:10:00Z" w16du:dateUtc="2026-04-06T02:10:00Z">
                <w:rPr>
                  <w:highlight w:val="yellow"/>
                </w:rPr>
              </w:rPrChange>
            </w:rPr>
            <w:delText xml:space="preserve">, </w:delText>
          </w:r>
          <w:r w:rsidR="00E30654" w:rsidRPr="00230885" w:rsidDel="0033617E">
            <w:rPr>
              <w:rPrChange w:id="541" w:author="Tatsuya Kameda" w:date="2026-04-06T11:10:00Z" w16du:dateUtc="2026-04-06T02:10:00Z">
                <w:rPr>
                  <w:highlight w:val="yellow"/>
                </w:rPr>
              </w:rPrChange>
            </w:rPr>
            <w:delText>who</w:delText>
          </w:r>
        </w:del>
        <w:del w:id="542" w:author="Ryutaro Mori" w:date="2026-03-31T11:16:00Z" w16du:dateUtc="2026-03-31T02:16:00Z">
          <w:r w:rsidR="00E30654" w:rsidRPr="00230885" w:rsidDel="00E80AD2">
            <w:rPr>
              <w:rPrChange w:id="543" w:author="Tatsuya Kameda" w:date="2026-04-06T11:10:00Z" w16du:dateUtc="2026-04-06T02:10:00Z">
                <w:rPr>
                  <w:highlight w:val="yellow"/>
                </w:rPr>
              </w:rPrChange>
            </w:rPr>
            <w:delText xml:space="preserve"> </w:delText>
          </w:r>
        </w:del>
      </w:ins>
      <w:r w:rsidR="00257750" w:rsidRPr="00230885">
        <w:rPr>
          <w:rPrChange w:id="544" w:author="Tatsuya Kameda" w:date="2026-04-06T11:10:00Z" w16du:dateUtc="2026-04-06T02:10:00Z">
            <w:rPr>
              <w:highlight w:val="yellow"/>
            </w:rPr>
          </w:rPrChange>
        </w:rPr>
        <w:t>place</w:t>
      </w:r>
      <w:r w:rsidR="00E30654" w:rsidRPr="00230885">
        <w:rPr>
          <w:rPrChange w:id="545" w:author="Tatsuya Kameda" w:date="2026-04-06T11:10:00Z" w16du:dateUtc="2026-04-06T02:10:00Z">
            <w:rPr>
              <w:highlight w:val="yellow"/>
            </w:rPr>
          </w:rPrChange>
        </w:rPr>
        <w:t>s</w:t>
      </w:r>
      <w:r w:rsidR="00257750" w:rsidRPr="00230885">
        <w:rPr>
          <w:rPrChange w:id="546" w:author="Tatsuya Kameda" w:date="2026-04-06T11:10:00Z" w16du:dateUtc="2026-04-06T02:10:00Z">
            <w:rPr>
              <w:highlight w:val="yellow"/>
            </w:rPr>
          </w:rPrChange>
        </w:rPr>
        <w:t xml:space="preserve"> greater weight on the</w:t>
      </w:r>
      <w:del w:id="547" w:author="KAMEDA Tatsuya" w:date="2026-04-05T19:55:00Z" w16du:dateUtc="2026-04-05T10:55:00Z">
        <w:r w:rsidR="00257750" w:rsidRPr="00230885" w:rsidDel="00C01D60">
          <w:rPr>
            <w:rPrChange w:id="548" w:author="Tatsuya Kameda" w:date="2026-04-06T11:10:00Z" w16du:dateUtc="2026-04-06T02:10:00Z">
              <w:rPr>
                <w:highlight w:val="yellow"/>
              </w:rPr>
            </w:rPrChange>
          </w:rPr>
          <w:delText>ir</w:delText>
        </w:r>
      </w:del>
      <w:r w:rsidR="00257750" w:rsidRPr="00230885">
        <w:rPr>
          <w:rPrChange w:id="549" w:author="Tatsuya Kameda" w:date="2026-04-06T11:10:00Z" w16du:dateUtc="2026-04-06T02:10:00Z">
            <w:rPr>
              <w:highlight w:val="yellow"/>
            </w:rPr>
          </w:rPrChange>
        </w:rPr>
        <w:t xml:space="preserve"> partner</w:t>
      </w:r>
      <w:r w:rsidR="001B368B" w:rsidRPr="00230885">
        <w:rPr>
          <w:rPrChange w:id="550" w:author="Tatsuya Kameda" w:date="2026-04-06T11:10:00Z" w16du:dateUtc="2026-04-06T02:10:00Z">
            <w:rPr>
              <w:highlight w:val="yellow"/>
            </w:rPr>
          </w:rPrChange>
        </w:rPr>
        <w:t>’</w:t>
      </w:r>
      <w:r w:rsidR="00257750" w:rsidRPr="00230885">
        <w:rPr>
          <w:rPrChange w:id="551" w:author="Tatsuya Kameda" w:date="2026-04-06T11:10:00Z" w16du:dateUtc="2026-04-06T02:10:00Z">
            <w:rPr>
              <w:highlight w:val="yellow"/>
            </w:rPr>
          </w:rPrChange>
        </w:rPr>
        <w:t>s payoff</w:t>
      </w:r>
      <w:ins w:id="552" w:author="Ryutaro Mori" w:date="2026-03-30T19:38:00Z" w16du:dateUtc="2026-03-30T10:38:00Z">
        <w:r w:rsidR="0033617E" w:rsidRPr="00230885">
          <w:rPr>
            <w:rPrChange w:id="553" w:author="Tatsuya Kameda" w:date="2026-04-06T11:10:00Z" w16du:dateUtc="2026-04-06T02:10:00Z">
              <w:rPr>
                <w:highlight w:val="yellow"/>
              </w:rPr>
            </w:rPrChange>
          </w:rPr>
          <w:t xml:space="preserve"> </w:t>
        </w:r>
        <w:del w:id="554" w:author="KAMEDA Tatsuya" w:date="2026-04-05T19:56:00Z" w16du:dateUtc="2026-04-05T10:56:00Z">
          <w:r w:rsidR="0033617E" w:rsidRPr="00230885" w:rsidDel="00C01D60">
            <w:rPr>
              <w:rPrChange w:id="555" w:author="Tatsuya Kameda" w:date="2026-04-06T11:10:00Z" w16du:dateUtc="2026-04-06T02:10:00Z">
                <w:rPr>
                  <w:highlight w:val="yellow"/>
                </w:rPr>
              </w:rPrChange>
            </w:rPr>
            <w:delText>in utility calculation</w:delText>
          </w:r>
        </w:del>
      </w:ins>
      <w:del w:id="556" w:author="KAMEDA Tatsuya" w:date="2026-04-05T19:56:00Z" w16du:dateUtc="2026-04-05T10:56:00Z">
        <w:r w:rsidR="00257750" w:rsidRPr="00230885" w:rsidDel="00C01D60">
          <w:rPr>
            <w:rPrChange w:id="557" w:author="Tatsuya Kameda" w:date="2026-04-06T11:10:00Z" w16du:dateUtc="2026-04-06T02:10:00Z">
              <w:rPr>
                <w:highlight w:val="yellow"/>
              </w:rPr>
            </w:rPrChange>
          </w:rPr>
          <w:delText xml:space="preserve"> </w:delText>
        </w:r>
      </w:del>
      <w:r w:rsidR="00257750" w:rsidRPr="00230885">
        <w:rPr>
          <w:rPrChange w:id="558" w:author="Tatsuya Kameda" w:date="2026-04-06T11:10:00Z" w16du:dateUtc="2026-04-06T02:10:00Z">
            <w:rPr>
              <w:highlight w:val="yellow"/>
            </w:rPr>
          </w:rPrChange>
        </w:rPr>
        <w:t>when the partner cooperates.</w:t>
      </w:r>
      <w:r w:rsidR="00257750" w:rsidRPr="00230885">
        <w:t xml:space="preserve"> </w:t>
      </w:r>
      <w:commentRangeStart w:id="559"/>
      <w:r w:rsidR="00257750" w:rsidRPr="00230885">
        <w:t xml:space="preserve">In </w:t>
      </w:r>
      <w:ins w:id="560" w:author="KAMEDA Tatsuya" w:date="2026-04-05T19:56:00Z" w16du:dateUtc="2026-04-05T10:56:00Z">
        <w:r w:rsidR="00051CCD" w:rsidRPr="00230885">
          <w:t xml:space="preserve">our </w:t>
        </w:r>
      </w:ins>
      <w:del w:id="561" w:author="KAMEDA Tatsuya" w:date="2026-04-05T19:56:00Z" w16du:dateUtc="2026-04-05T10:56:00Z">
        <w:r w:rsidR="00257750" w:rsidRPr="00230885" w:rsidDel="00051CCD">
          <w:delText xml:space="preserve">the belief-based reciprocity </w:delText>
        </w:r>
      </w:del>
      <w:r w:rsidR="00257750" w:rsidRPr="00230885">
        <w:t>model</w:t>
      </w:r>
      <w:del w:id="562" w:author="KAMEDA Tatsuya" w:date="2026-04-05T19:56:00Z" w16du:dateUtc="2026-04-05T10:56:00Z">
        <w:r w:rsidR="00257750" w:rsidRPr="00230885" w:rsidDel="00051CCD">
          <w:delText xml:space="preserve"> we </w:delText>
        </w:r>
        <w:r w:rsidR="00A02708" w:rsidRPr="00230885" w:rsidDel="00051CCD">
          <w:delText>develop</w:delText>
        </w:r>
        <w:r w:rsidR="0005383F" w:rsidRPr="00230885" w:rsidDel="00051CCD">
          <w:delText xml:space="preserve"> here</w:delText>
        </w:r>
      </w:del>
      <w:r w:rsidR="00257750" w:rsidRPr="00230885">
        <w:t xml:space="preserve">, this weight is </w:t>
      </w:r>
      <w:ins w:id="563" w:author="KAMEDA Tatsuya" w:date="2026-04-05T19:57:00Z" w16du:dateUtc="2026-04-05T10:57:00Z">
        <w:r w:rsidR="000675A0" w:rsidRPr="00230885">
          <w:t xml:space="preserve">further modulated </w:t>
        </w:r>
      </w:ins>
      <w:del w:id="564" w:author="KAMEDA Tatsuya" w:date="2026-04-05T19:57:00Z" w16du:dateUtc="2026-04-05T10:57:00Z">
        <w:r w:rsidR="00257750" w:rsidRPr="00230885" w:rsidDel="000675A0">
          <w:delText xml:space="preserve">additionally scaled </w:delText>
        </w:r>
      </w:del>
      <w:r w:rsidR="00257750" w:rsidRPr="00230885">
        <w:t xml:space="preserve">by </w:t>
      </w:r>
      <w:del w:id="565" w:author="KAMEDA Tatsuya" w:date="2026-04-05T19:58:00Z" w16du:dateUtc="2026-04-05T10:58:00Z">
        <w:r w:rsidR="00257750" w:rsidRPr="00230885" w:rsidDel="000675A0">
          <w:delText>the play</w:delText>
        </w:r>
      </w:del>
      <w:del w:id="566" w:author="KAMEDA Tatsuya" w:date="2026-04-05T19:57:00Z" w16du:dateUtc="2026-04-05T10:57:00Z">
        <w:r w:rsidR="00257750" w:rsidRPr="00230885" w:rsidDel="000675A0">
          <w:delText>er</w:delText>
        </w:r>
        <w:r w:rsidR="001B368B" w:rsidRPr="00230885" w:rsidDel="000675A0">
          <w:delText>’</w:delText>
        </w:r>
        <w:r w:rsidR="00257750" w:rsidRPr="00230885" w:rsidDel="000675A0">
          <w:delText>s</w:delText>
        </w:r>
      </w:del>
      <w:ins w:id="567" w:author="Ryutaro Mori" w:date="2026-03-30T19:39:00Z" w16du:dateUtc="2026-03-30T10:39:00Z">
        <w:del w:id="568" w:author="KAMEDA Tatsuya" w:date="2026-04-05T19:57:00Z" w16du:dateUtc="2026-04-05T10:57:00Z">
          <w:r w:rsidR="003B3D27" w:rsidRPr="00230885" w:rsidDel="000675A0">
            <w:delText xml:space="preserve"> (</w:delText>
          </w:r>
        </w:del>
        <w:r w:rsidR="003B3D27" w:rsidRPr="00230885">
          <w:t xml:space="preserve">player </w:t>
        </w:r>
      </w:ins>
      <m:oMath>
        <m:r>
          <w:ins w:id="569" w:author="Ryutaro Mori" w:date="2026-03-30T19:39:00Z" w16du:dateUtc="2026-03-30T10:39:00Z">
            <w:rPr>
              <w:rFonts w:ascii="Cambria Math" w:hAnsi="Cambria Math"/>
            </w:rPr>
            <m:t>i</m:t>
          </w:ins>
        </m:r>
      </m:oMath>
      <w:ins w:id="570" w:author="KAMEDA Tatsuya" w:date="2026-04-05T19:58:00Z" w16du:dateUtc="2026-04-05T10:58:00Z">
        <w:r w:rsidR="000675A0" w:rsidRPr="00230885">
          <w:t>’s</w:t>
        </w:r>
      </w:ins>
      <w:ins w:id="571" w:author="Ryutaro Mori" w:date="2026-03-30T19:39:00Z" w16du:dateUtc="2026-03-30T10:39:00Z">
        <w:del w:id="572" w:author="KAMEDA Tatsuya" w:date="2026-04-05T19:58:00Z" w16du:dateUtc="2026-04-05T10:58:00Z">
          <w:r w:rsidR="003B3D27" w:rsidRPr="00230885" w:rsidDel="000675A0">
            <w:delText>)</w:delText>
          </w:r>
        </w:del>
      </w:ins>
      <w:r w:rsidR="00257750" w:rsidRPr="00230885">
        <w:t xml:space="preserve"> </w:t>
      </w:r>
      <w:ins w:id="573" w:author="KAMEDA Tatsuya" w:date="2026-04-05T19:59:00Z" w16du:dateUtc="2026-04-05T10:59:00Z">
        <w:r w:rsidR="000675A0" w:rsidRPr="00230885">
          <w:t xml:space="preserve">belief about </w:t>
        </w:r>
      </w:ins>
      <w:commentRangeStart w:id="574"/>
      <w:del w:id="575" w:author="Ryutaro Mori" w:date="2026-03-30T19:39:00Z" w16du:dateUtc="2026-03-30T10:39:00Z">
        <w:r w:rsidR="00257750" w:rsidRPr="00230885" w:rsidDel="003B3D27">
          <w:delText xml:space="preserve">posterior </w:delText>
        </w:r>
      </w:del>
      <w:del w:id="576" w:author="KAMEDA Tatsuya" w:date="2026-04-05T19:59:00Z" w16du:dateUtc="2026-04-05T10:59:00Z">
        <w:r w:rsidR="00257750" w:rsidRPr="00230885" w:rsidDel="000675A0">
          <w:delText>exp</w:delText>
        </w:r>
      </w:del>
      <w:del w:id="577" w:author="KAMEDA Tatsuya" w:date="2026-04-05T20:00:00Z" w16du:dateUtc="2026-04-05T11:00:00Z">
        <w:r w:rsidR="00257750" w:rsidRPr="00230885" w:rsidDel="000675A0">
          <w:delText xml:space="preserve">ectation </w:delText>
        </w:r>
        <w:r w:rsidR="006B6CB2" w:rsidRPr="00230885" w:rsidDel="000675A0">
          <w:delText>(</w:delText>
        </w:r>
      </w:del>
      <m:oMath>
        <m:sSub>
          <m:sSubPr>
            <m:ctrlPr>
              <w:del w:id="578" w:author="KAMEDA Tatsuya" w:date="2026-04-05T20:00:00Z" w16du:dateUtc="2026-04-05T11:00:00Z">
                <w:rPr>
                  <w:rFonts w:ascii="Cambria Math" w:hAnsi="Cambria Math"/>
                  <w:i/>
                </w:rPr>
              </w:del>
            </m:ctrlPr>
          </m:sSubPr>
          <m:e>
            <m:r>
              <w:del w:id="579" w:author="KAMEDA Tatsuya" w:date="2026-04-05T20:00:00Z" w16du:dateUtc="2026-04-05T11:00:00Z">
                <w:rPr>
                  <w:rFonts w:ascii="Cambria Math" w:hAnsi="Cambria Math"/>
                </w:rPr>
                <m:t>ϕ</m:t>
              </w:del>
            </m:r>
          </m:e>
          <m:sub>
            <m:r>
              <w:del w:id="580" w:author="KAMEDA Tatsuya" w:date="2026-04-05T20:00:00Z" w16du:dateUtc="2026-04-05T11:00:00Z">
                <w:rPr>
                  <w:rFonts w:ascii="Cambria Math" w:hAnsi="Cambria Math"/>
                </w:rPr>
                <m:t>iJ</m:t>
              </w:del>
            </m:r>
          </m:sub>
        </m:sSub>
      </m:oMath>
      <w:del w:id="581" w:author="KAMEDA Tatsuya" w:date="2026-04-05T20:00:00Z" w16du:dateUtc="2026-04-05T11:00:00Z">
        <w:r w:rsidR="006B6CB2" w:rsidRPr="00230885" w:rsidDel="000675A0">
          <w:delText xml:space="preserve">) </w:delText>
        </w:r>
        <w:r w:rsidR="00257750" w:rsidRPr="00230885" w:rsidDel="000675A0">
          <w:delText xml:space="preserve">of </w:delText>
        </w:r>
      </w:del>
      <w:r w:rsidR="00257750" w:rsidRPr="00230885">
        <w:t>the partner</w:t>
      </w:r>
      <w:r w:rsidR="001B368B" w:rsidRPr="00230885">
        <w:t>’</w:t>
      </w:r>
      <w:r w:rsidR="00257750" w:rsidRPr="00230885">
        <w:t>s</w:t>
      </w:r>
      <w:ins w:id="582" w:author="Ryutaro Mori" w:date="2026-03-30T19:40:00Z" w16du:dateUtc="2026-03-30T10:40:00Z">
        <w:r w:rsidR="003B3D27" w:rsidRPr="00230885">
          <w:t xml:space="preserve"> </w:t>
        </w:r>
        <w:del w:id="583" w:author="Tatsuya Kameda" w:date="2026-04-06T12:47:00Z" w16du:dateUtc="2026-04-06T03:47:00Z">
          <w:r w:rsidR="003B3D27" w:rsidRPr="00230885" w:rsidDel="00217AA5">
            <w:delText>(player</w:delText>
          </w:r>
          <w:r w:rsidR="003B3D27" w:rsidDel="00217AA5">
            <w:delText xml:space="preserve"> </w:delText>
          </w:r>
        </w:del>
      </w:ins>
      <m:oMath>
        <m:r>
          <w:ins w:id="584" w:author="Ryutaro Mori" w:date="2026-03-30T19:40:00Z" w16du:dateUtc="2026-03-30T10:40:00Z">
            <w:del w:id="585" w:author="Tatsuya Kameda" w:date="2026-04-06T12:47:00Z" w16du:dateUtc="2026-04-06T03:47:00Z">
              <w:rPr>
                <w:rFonts w:ascii="Cambria Math" w:hAnsi="Cambria Math"/>
              </w:rPr>
              <m:t>j</m:t>
            </w:del>
          </w:ins>
        </m:r>
      </m:oMath>
      <w:ins w:id="586" w:author="Ryutaro Mori" w:date="2026-03-30T19:40:00Z" w16du:dateUtc="2026-03-30T10:40:00Z">
        <w:del w:id="587" w:author="Tatsuya Kameda" w:date="2026-04-06T12:47:00Z" w16du:dateUtc="2026-04-06T03:47:00Z">
          <w:r w:rsidR="003B3D27" w:rsidDel="00217AA5">
            <w:delText>)</w:delText>
          </w:r>
        </w:del>
      </w:ins>
      <w:del w:id="588" w:author="Tatsuya Kameda" w:date="2026-04-06T12:47:00Z" w16du:dateUtc="2026-04-06T03:47:00Z">
        <w:r w:rsidR="00257750" w:rsidRPr="00257750" w:rsidDel="00217AA5">
          <w:delText xml:space="preserve"> </w:delText>
        </w:r>
      </w:del>
      <w:ins w:id="589" w:author="KAMEDA Tatsuya" w:date="2026-04-05T20:00:00Z" w16du:dateUtc="2026-04-05T11:00:00Z">
        <w:r w:rsidR="000675A0">
          <w:t xml:space="preserve">reciprocal </w:t>
        </w:r>
      </w:ins>
      <w:r w:rsidR="00257750" w:rsidRPr="00257750">
        <w:t>type</w:t>
      </w:r>
      <w:commentRangeEnd w:id="574"/>
      <w:r w:rsidR="00AB4A8E">
        <w:rPr>
          <w:rStyle w:val="a6"/>
          <w:sz w:val="20"/>
          <w:szCs w:val="24"/>
        </w:rPr>
        <w:commentReference w:id="574"/>
      </w:r>
      <w:ins w:id="590" w:author="KAMEDA Tatsuya" w:date="2026-04-05T20:00:00Z" w16du:dateUtc="2026-04-05T11:00:00Z">
        <w:r w:rsidR="000675A0">
          <w:t>, d</w:t>
        </w:r>
      </w:ins>
      <w:ins w:id="591" w:author="KAMEDA Tatsuya" w:date="2026-04-05T20:01:00Z" w16du:dateUtc="2026-04-05T11:01:00Z">
        <w:r w:rsidR="000675A0">
          <w:t>enoted by</w:t>
        </w:r>
      </w:ins>
      <w:ins w:id="592" w:author="Ryutaro Mori" w:date="2026-03-30T19:40:00Z" w16du:dateUtc="2026-03-30T10:40:00Z">
        <w:del w:id="593" w:author="KAMEDA Tatsuya" w:date="2026-04-05T20:01:00Z" w16du:dateUtc="2026-04-05T11:01:00Z">
          <w:r w:rsidR="003B3D27" w:rsidDel="000675A0">
            <w:delText>:</w:delText>
          </w:r>
        </w:del>
        <w:r w:rsidR="003B3D27">
          <w:t xml:space="preserve"> </w:t>
        </w:r>
      </w:ins>
      <m:oMath>
        <m:sSub>
          <m:sSubPr>
            <m:ctrlPr>
              <w:ins w:id="594" w:author="Ryutaro Mori" w:date="2026-03-30T19:40:00Z" w16du:dateUtc="2026-03-30T10:40:00Z">
                <w:rPr>
                  <w:rFonts w:ascii="Cambria Math" w:hAnsi="Cambria Math"/>
                  <w:i/>
                </w:rPr>
              </w:ins>
            </m:ctrlPr>
          </m:sSubPr>
          <m:e>
            <m:r>
              <w:ins w:id="595" w:author="Ryutaro Mori" w:date="2026-03-30T19:40:00Z" w16du:dateUtc="2026-03-30T10:40:00Z">
                <w:rPr>
                  <w:rFonts w:ascii="Cambria Math" w:hAnsi="Cambria Math"/>
                </w:rPr>
                <m:t>ϕ</m:t>
              </w:ins>
            </m:r>
          </m:e>
          <m:sub>
            <m:r>
              <w:ins w:id="596" w:author="Ryutaro Mori" w:date="2026-03-30T19:40:00Z" w16du:dateUtc="2026-03-30T10:40:00Z">
                <w:rPr>
                  <w:rFonts w:ascii="Cambria Math" w:hAnsi="Cambria Math"/>
                </w:rPr>
                <m:t>iJ</m:t>
              </w:ins>
            </m:r>
          </m:sub>
        </m:sSub>
      </m:oMath>
      <w:r w:rsidR="00257750">
        <w:t xml:space="preserve">. </w:t>
      </w:r>
      <w:commentRangeEnd w:id="464"/>
      <w:r w:rsidR="00AB4A8E">
        <w:rPr>
          <w:rStyle w:val="a6"/>
          <w:sz w:val="20"/>
          <w:szCs w:val="24"/>
        </w:rPr>
        <w:commentReference w:id="464"/>
      </w:r>
      <w:commentRangeEnd w:id="465"/>
      <w:r w:rsidR="00832C5E">
        <w:rPr>
          <w:rStyle w:val="a6"/>
          <w:sz w:val="20"/>
          <w:szCs w:val="24"/>
        </w:rPr>
        <w:commentReference w:id="465"/>
      </w:r>
      <w:commentRangeEnd w:id="559"/>
      <w:r w:rsidR="00AB4A8E">
        <w:rPr>
          <w:rStyle w:val="a6"/>
          <w:sz w:val="20"/>
          <w:szCs w:val="24"/>
        </w:rPr>
        <w:commentReference w:id="559"/>
      </w:r>
      <w:r w:rsidR="00257750">
        <w:t>T</w:t>
      </w:r>
      <w:del w:id="597" w:author="Tatsuya Kameda" w:date="2026-04-06T11:11:00Z" w16du:dateUtc="2026-04-06T02:11:00Z">
        <w:r w:rsidR="00257750" w:rsidDel="00D62F19">
          <w:delText>hus,</w:delText>
        </w:r>
        <w:r w:rsidR="00257750" w:rsidRPr="00257750" w:rsidDel="00D62F19">
          <w:delText xml:space="preserve"> t</w:delText>
        </w:r>
      </w:del>
      <w:r w:rsidR="00257750" w:rsidRPr="00257750">
        <w:t xml:space="preserve">he utility </w:t>
      </w:r>
      <w:ins w:id="598" w:author="Tatsuya Kameda" w:date="2026-04-06T11:12:00Z" w16du:dateUtc="2026-04-06T02:12:00Z">
        <w:r w:rsidR="00D62F19">
          <w:t xml:space="preserve">of </w:t>
        </w:r>
      </w:ins>
      <w:r w:rsidR="00257750" w:rsidRPr="00257750">
        <w:t xml:space="preserve">player </w:t>
      </w:r>
      <m:oMath>
        <m:r>
          <w:rPr>
            <w:rFonts w:ascii="Cambria Math" w:hAnsi="Cambria Math"/>
          </w:rPr>
          <m:t>i</m:t>
        </m:r>
      </m:oMath>
      <w:r w:rsidR="00257750" w:rsidRPr="00257750">
        <w:t xml:space="preserve"> </w:t>
      </w:r>
      <w:ins w:id="599" w:author="Tatsuya Kameda" w:date="2026-04-06T11:12:00Z" w16du:dateUtc="2026-04-06T02:12:00Z">
        <w:r w:rsidR="00D62F19">
          <w:t>is therefore given by</w:t>
        </w:r>
      </w:ins>
      <w:ins w:id="600" w:author="Tatsuya Kameda" w:date="2026-04-06T11:13:00Z" w16du:dateUtc="2026-04-06T02:13:00Z">
        <w:r w:rsidR="00D62F19">
          <w:t>:</w:t>
        </w:r>
      </w:ins>
      <w:del w:id="601" w:author="Tatsuya Kameda" w:date="2026-04-06T11:13:00Z" w16du:dateUtc="2026-04-06T02:13:00Z">
        <w:r w:rsidR="00257750" w:rsidRPr="00257750" w:rsidDel="00D62F19">
          <w:delText>receives</w:delText>
        </w:r>
        <w:r w:rsidR="00257750" w:rsidDel="00D62F19">
          <w:delText xml:space="preserve"> </w:delText>
        </w:r>
        <w:r w:rsidR="00341094" w:rsidDel="00D62F19">
          <w:delText xml:space="preserve">from own and the partner’s choices </w:delText>
        </w:r>
        <w:r w:rsidR="00257750" w:rsidDel="00D62F19">
          <w:delText xml:space="preserve">can be </w:delText>
        </w:r>
      </w:del>
      <w:ins w:id="602" w:author="KAMEDA Tatsuya" w:date="2026-03-17T19:15:00Z" w16du:dateUtc="2026-03-17T10:15:00Z">
        <w:del w:id="603" w:author="Tatsuya Kameda" w:date="2026-04-06T11:13:00Z" w16du:dateUtc="2026-04-06T02:13:00Z">
          <w:r w:rsidR="00BA1E67" w:rsidDel="00D62F19">
            <w:delText>represented</w:delText>
          </w:r>
        </w:del>
      </w:ins>
      <w:ins w:id="604" w:author="Ryutaro Mori" w:date="2026-03-30T19:38:00Z" w16du:dateUtc="2026-03-30T10:38:00Z">
        <w:del w:id="605" w:author="Tatsuya Kameda" w:date="2026-04-06T11:13:00Z" w16du:dateUtc="2026-04-06T02:13:00Z">
          <w:r w:rsidR="0033617E" w:rsidDel="00D62F19">
            <w:delText>written</w:delText>
          </w:r>
        </w:del>
      </w:ins>
      <w:ins w:id="606" w:author="KAMEDA Tatsuya" w:date="2026-03-17T19:15:00Z" w16du:dateUtc="2026-03-17T10:15:00Z">
        <w:del w:id="607" w:author="Tatsuya Kameda" w:date="2026-04-06T11:13:00Z" w16du:dateUtc="2026-04-06T02:13:00Z">
          <w:r w:rsidR="00BA1E67" w:rsidDel="00D62F19">
            <w:delText xml:space="preserve"> </w:delText>
          </w:r>
        </w:del>
      </w:ins>
      <w:del w:id="608" w:author="Tatsuya Kameda" w:date="2026-04-06T11:13:00Z" w16du:dateUtc="2026-04-06T02:13:00Z">
        <w:r w:rsidR="00257750" w:rsidDel="00D62F19">
          <w:delText>written as</w:delText>
        </w:r>
      </w:del>
    </w:p>
    <w:p w14:paraId="3A36E60E" w14:textId="1CEC37F5" w:rsidR="00154ABD" w:rsidRPr="00CE00DD" w:rsidRDefault="00000000" w:rsidP="00154ABD">
      <w:pPr>
        <w:ind w:firstLine="0"/>
        <w:rPr>
          <w:rFonts w:ascii="Cambria Math" w:hAnsi="Cambria Math"/>
          <w:oMath/>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sSub>
                    <m:sSubPr>
                      <m:ctrlPr>
                        <w:rPr>
                          <w:rFonts w:ascii="Cambria Math" w:hAnsi="Cambria Math"/>
                          <w:i/>
                        </w:rPr>
                      </m:ctrlPr>
                    </m:sSubPr>
                    <m:e>
                      <m:r>
                        <w:rPr>
                          <w:rFonts w:ascii="Cambria Math" w:hAnsi="Cambria Math"/>
                        </w:rPr>
                        <m:t>ϕ</m:t>
                      </m:r>
                    </m:e>
                    <m:sub>
                      <m:r>
                        <w:rPr>
                          <w:rFonts w:ascii="Cambria Math" w:hAnsi="Cambria Math"/>
                        </w:rPr>
                        <m:t>ij</m:t>
                      </m:r>
                    </m:sub>
                  </m:sSub>
                  <m:sSub>
                    <m:sSubPr>
                      <m:ctrlPr>
                        <w:rPr>
                          <w:rFonts w:ascii="Cambria Math" w:hAnsi="Cambria Math"/>
                          <w:i/>
                        </w:rPr>
                      </m:ctrlPr>
                    </m:sSubPr>
                    <m:e>
                      <m:r>
                        <w:rPr>
                          <w:rFonts w:ascii="Cambria Math" w:hAnsi="Cambria Math"/>
                        </w:rPr>
                        <m:t>π</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&amp; </m:t>
                  </m:r>
                  <m:r>
                    <m:rPr>
                      <m:sty m:val="p"/>
                    </m:rPr>
                    <w:rPr>
                      <w:rFonts w:ascii="Cambria Math" w:hAnsi="Cambria Math"/>
                    </w:rPr>
                    <m:t xml:space="preserve">if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=C</m:t>
                  </m:r>
                </m:e>
                <m:e>
                  <m:r>
                    <w:rPr>
                      <w:rFonts w:ascii="Cambria Math" w:hAnsi="Cambria Math"/>
                    </w:rPr>
                    <m:t xml:space="preserve"> </m:t>
                  </m:r>
                  <m:sSub>
                    <m:sSubPr>
                      <m:ctrlPr>
                        <w:rPr>
                          <w:rFonts w:ascii="Cambria Math" w:hAnsi="Cambria Math"/>
                          <w:i/>
                        </w:rPr>
                      </m:ctrlPr>
                    </m:sSubPr>
                    <m:e>
                      <m:r>
                        <w:rPr>
                          <w:rFonts w:ascii="Cambria Math" w:hAnsi="Cambria Math"/>
                        </w:rPr>
                        <m:t>π</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&amp; </m:t>
                  </m:r>
                  <m:r>
                    <m:rPr>
                      <m:sty m:val="p"/>
                    </m:rPr>
                    <w:rPr>
                      <w:rFonts w:ascii="Cambria Math" w:hAnsi="Cambria Math"/>
                    </w:rPr>
                    <m:t xml:space="preserve">if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=D</m:t>
                  </m:r>
                </m:e>
              </m:eqArr>
            </m:e>
          </m:d>
          <m:r>
            <w:rPr>
              <w:rFonts w:ascii="Cambria Math" w:hAnsi="Cambria Math"/>
            </w:rPr>
            <m:t>, #</m:t>
          </m:r>
          <m:d>
            <m:dPr>
              <m:ctrlPr>
                <w:rPr>
                  <w:rFonts w:ascii="Cambria Math" w:hAnsi="Cambria Math"/>
                  <w:i/>
                </w:rPr>
              </m:ctrlPr>
            </m:dPr>
            <m:e>
              <m:r>
                <w:rPr>
                  <w:rFonts w:ascii="Cambria Math" w:hAnsi="Cambria Math"/>
                </w:rPr>
                <m:t>1</m:t>
              </m:r>
            </m:e>
          </m:d>
        </m:oMath>
      </m:oMathPara>
    </w:p>
    <w:p w14:paraId="19155B9D" w14:textId="0939F88A" w:rsidR="009D3E7F" w:rsidRDefault="00154ABD" w:rsidP="009D3E7F">
      <w:pPr>
        <w:ind w:firstLine="0"/>
        <w:rPr>
          <w:ins w:id="609" w:author="Tatsuya Kameda" w:date="2026-04-06T11:15:00Z" w16du:dateUtc="2026-04-06T02:15:00Z"/>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w:t>
      </w:r>
      <w:ins w:id="610" w:author="Tatsuya Kameda" w:date="2026-04-06T12:48:00Z" w16du:dateUtc="2026-04-06T03:48:00Z">
        <w:r w:rsidR="00F66C4B">
          <w:t xml:space="preserve">denote the actions of </w:t>
        </w:r>
      </w:ins>
      <w:del w:id="611" w:author="Tatsuya Kameda" w:date="2026-04-06T12:48:00Z" w16du:dateUtc="2026-04-06T03:48:00Z">
        <w:r w:rsidDel="00F66C4B">
          <w:delText xml:space="preserve">are </w:delText>
        </w:r>
      </w:del>
      <w:r>
        <w:t xml:space="preserve">player </w:t>
      </w:r>
      <m:oMath>
        <m:r>
          <w:rPr>
            <w:rFonts w:ascii="Cambria Math" w:hAnsi="Cambria Math"/>
          </w:rPr>
          <m:t>i</m:t>
        </m:r>
      </m:oMath>
      <w:r>
        <w:t xml:space="preserve"> and </w:t>
      </w:r>
      <m:oMath>
        <m:r>
          <w:rPr>
            <w:rFonts w:ascii="Cambria Math" w:hAnsi="Cambria Math"/>
          </w:rPr>
          <m:t>j</m:t>
        </m:r>
      </m:oMath>
      <w:del w:id="612" w:author="Tatsuya Kameda" w:date="2026-04-06T12:48:00Z" w16du:dateUtc="2026-04-06T03:48:00Z">
        <w:r w:rsidR="001B368B" w:rsidDel="00F66C4B">
          <w:delText>’</w:delText>
        </w:r>
        <w:r w:rsidDel="00F66C4B">
          <w:delText>s actions respectively</w:delText>
        </w:r>
      </w:del>
      <w:r>
        <w:t>,</w:t>
      </w:r>
      <w:ins w:id="613" w:author="Tatsuya Kameda" w:date="2026-04-06T12:48:00Z" w16du:dateUtc="2026-04-06T03:48:00Z">
        <w:r w:rsidR="00F66C4B">
          <w:t xml:space="preserve"> and</w:t>
        </w:r>
      </w:ins>
      <w:r>
        <w:t xml:space="preserve">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t xml:space="preserve"> are their </w:t>
      </w:r>
      <w:r w:rsidR="00E13FBA">
        <w:t xml:space="preserve">respective </w:t>
      </w:r>
      <w:r>
        <w:t>material payoffs</w:t>
      </w:r>
      <w:del w:id="614" w:author="Ryutaro Mori" w:date="2026-03-31T11:34:00Z" w16du:dateUtc="2026-03-31T02:34:00Z">
        <w:r w:rsidDel="00F81B47">
          <w:delText xml:space="preserve">, and </w:delText>
        </w:r>
      </w:del>
      <m:oMath>
        <m:sSub>
          <m:sSubPr>
            <m:ctrlPr>
              <w:del w:id="615" w:author="Ryutaro Mori" w:date="2026-03-31T11:34:00Z" w16du:dateUtc="2026-03-31T02:34:00Z">
                <w:rPr>
                  <w:rFonts w:ascii="Cambria Math" w:hAnsi="Cambria Math"/>
                  <w:i/>
                </w:rPr>
              </w:del>
            </m:ctrlPr>
          </m:sSubPr>
          <m:e>
            <m:r>
              <w:del w:id="616" w:author="Ryutaro Mori" w:date="2026-03-31T11:34:00Z" w16du:dateUtc="2026-03-31T02:34:00Z">
                <w:rPr>
                  <w:rFonts w:ascii="Cambria Math" w:hAnsi="Cambria Math"/>
                </w:rPr>
                <m:t>ϕ</m:t>
              </w:del>
            </m:r>
          </m:e>
          <m:sub>
            <m:r>
              <w:del w:id="617" w:author="Ryutaro Mori" w:date="2026-03-31T11:34:00Z" w16du:dateUtc="2026-03-31T02:34:00Z">
                <w:rPr>
                  <w:rFonts w:ascii="Cambria Math" w:hAnsi="Cambria Math"/>
                </w:rPr>
                <m:t>iJ</m:t>
              </w:del>
            </m:r>
          </m:sub>
        </m:sSub>
      </m:oMath>
      <w:del w:id="618" w:author="Ryutaro Mori" w:date="2026-03-31T11:34:00Z" w16du:dateUtc="2026-03-31T02:34:00Z">
        <w:r w:rsidDel="00F81B47">
          <w:delText xml:space="preserve"> is </w:delText>
        </w:r>
      </w:del>
      <m:oMath>
        <m:r>
          <w:del w:id="619" w:author="Ryutaro Mori" w:date="2026-03-31T11:34:00Z" w16du:dateUtc="2026-03-31T02:34:00Z">
            <w:rPr>
              <w:rFonts w:ascii="Cambria Math" w:hAnsi="Cambria Math"/>
            </w:rPr>
            <m:t>i</m:t>
          </w:del>
        </m:r>
      </m:oMath>
      <w:del w:id="620" w:author="Ryutaro Mori" w:date="2026-03-31T11:34:00Z" w16du:dateUtc="2026-03-31T02:34:00Z">
        <w:r w:rsidR="001B368B" w:rsidDel="00F81B47">
          <w:delText>’</w:delText>
        </w:r>
        <w:r w:rsidDel="00F81B47">
          <w:delText xml:space="preserve">s expectation about </w:delText>
        </w:r>
      </w:del>
      <m:oMath>
        <m:r>
          <w:del w:id="621" w:author="Ryutaro Mori" w:date="2026-03-31T11:34:00Z" w16du:dateUtc="2026-03-31T02:34:00Z">
            <w:rPr>
              <w:rFonts w:ascii="Cambria Math" w:hAnsi="Cambria Math"/>
            </w:rPr>
            <m:t>j</m:t>
          </w:del>
        </m:r>
      </m:oMath>
      <w:del w:id="622" w:author="Ryutaro Mori" w:date="2026-03-31T11:34:00Z" w16du:dateUtc="2026-03-31T02:34:00Z">
        <w:r w:rsidR="001B368B" w:rsidDel="00F81B47">
          <w:delText>’</w:delText>
        </w:r>
        <w:r w:rsidDel="00F81B47">
          <w:delText xml:space="preserve">s reciprocity </w:delText>
        </w:r>
      </w:del>
      <w:ins w:id="623" w:author="KAMEDA Tatsuya" w:date="2026-03-17T19:23:00Z" w16du:dateUtc="2026-03-17T10:23:00Z">
        <w:del w:id="624" w:author="Ryutaro Mori" w:date="2026-03-31T11:34:00Z" w16du:dateUtc="2026-03-31T02:34:00Z">
          <w:r w:rsidR="00450BA4" w:rsidDel="00F81B47">
            <w:delText xml:space="preserve">type </w:delText>
          </w:r>
        </w:del>
      </w:ins>
      <w:del w:id="625" w:author="Ryutaro Mori" w:date="2026-03-31T11:34:00Z" w16du:dateUtc="2026-03-31T02:34:00Z">
        <w:r w:rsidDel="00F81B47">
          <w:delText>(</w:delText>
        </w:r>
      </w:del>
      <m:oMath>
        <m:sSub>
          <m:sSubPr>
            <m:ctrlPr>
              <w:del w:id="626" w:author="Ryutaro Mori" w:date="2026-03-31T11:34:00Z" w16du:dateUtc="2026-03-31T02:34:00Z">
                <w:rPr>
                  <w:rFonts w:ascii="Cambria Math" w:hAnsi="Cambria Math"/>
                  <w:i/>
                </w:rPr>
              </w:del>
            </m:ctrlPr>
          </m:sSubPr>
          <m:e>
            <m:r>
              <w:del w:id="627" w:author="Ryutaro Mori" w:date="2026-03-31T11:34:00Z" w16du:dateUtc="2026-03-31T02:34:00Z">
                <w:rPr>
                  <w:rFonts w:ascii="Cambria Math" w:hAnsi="Cambria Math"/>
                </w:rPr>
                <m:t>θ</m:t>
              </w:del>
            </m:r>
          </m:e>
          <m:sub>
            <m:r>
              <w:del w:id="628" w:author="Ryutaro Mori" w:date="2026-03-31T11:34:00Z" w16du:dateUtc="2026-03-31T02:34:00Z">
                <w:rPr>
                  <w:rFonts w:ascii="Cambria Math" w:hAnsi="Cambria Math"/>
                </w:rPr>
                <m:t>j</m:t>
              </w:del>
            </m:r>
          </m:sub>
        </m:sSub>
      </m:oMath>
      <w:del w:id="629" w:author="Ryutaro Mori" w:date="2026-03-31T11:34:00Z" w16du:dateUtc="2026-03-31T02:34:00Z">
        <w:r w:rsidDel="00F81B47">
          <w:delText xml:space="preserve">) according to her </w:delText>
        </w:r>
        <w:r w:rsidRPr="00B020AD" w:rsidDel="00F81B47">
          <w:rPr>
            <w:highlight w:val="yellow"/>
            <w:rPrChange w:id="630" w:author="Tatsuya Kameda" w:date="2026-03-18T13:16:00Z" w16du:dateUtc="2026-03-18T04:16:00Z">
              <w:rPr/>
            </w:rPrChange>
          </w:rPr>
          <w:delText>posterior</w:delText>
        </w:r>
        <w:r w:rsidDel="00F81B47">
          <w:delText xml:space="preserve"> beliefs</w:delText>
        </w:r>
      </w:del>
      <w:r>
        <w:t>.</w:t>
      </w:r>
      <w:r w:rsidR="00257750" w:rsidRPr="00257750">
        <w:t xml:space="preserve"> </w:t>
      </w:r>
      <w:ins w:id="631" w:author="Tatsuya Kameda" w:date="2026-04-06T11:15:00Z" w16du:dateUtc="2026-04-06T02:15:00Z">
        <w:r w:rsidR="009D3E7F" w:rsidRPr="009D3E7F">
          <w:t>Before observing any action</w:t>
        </w:r>
      </w:ins>
      <w:ins w:id="632" w:author="Tatsuya Kameda" w:date="2026-04-06T11:16:00Z" w16du:dateUtc="2026-04-06T02:16:00Z">
        <w:r w:rsidR="009D3E7F">
          <w:t xml:space="preserve"> of the par</w:t>
        </w:r>
      </w:ins>
      <w:ins w:id="633" w:author="Tatsuya Kameda" w:date="2026-04-06T11:17:00Z" w16du:dateUtc="2026-04-06T02:17:00Z">
        <w:r w:rsidR="009D3E7F">
          <w:t>tner</w:t>
        </w:r>
      </w:ins>
      <w:ins w:id="634" w:author="Tatsuya Kameda" w:date="2026-04-06T11:15:00Z" w16du:dateUtc="2026-04-06T02:15:00Z">
        <w:r w:rsidR="009D3E7F" w:rsidRPr="009D3E7F">
          <w:t>, th</w:t>
        </w:r>
      </w:ins>
      <w:ins w:id="635" w:author="Tatsuya Kameda" w:date="2026-04-06T11:17:00Z" w16du:dateUtc="2026-04-06T02:17:00Z">
        <w:r w:rsidR="009D3E7F">
          <w:t>e</w:t>
        </w:r>
      </w:ins>
      <w:ins w:id="636" w:author="Tatsuya Kameda" w:date="2026-04-06T11:15:00Z" w16du:dateUtc="2026-04-06T02:15:00Z">
        <w:r w:rsidR="009D3E7F" w:rsidRPr="009D3E7F">
          <w:t xml:space="preserve"> belief </w:t>
        </w:r>
      </w:ins>
      <m:oMath>
        <m:sSub>
          <m:sSubPr>
            <m:ctrlPr>
              <w:ins w:id="637" w:author="Tatsuya Kameda" w:date="2026-04-06T11:17:00Z" w16du:dateUtc="2026-04-06T02:17:00Z">
                <w:rPr>
                  <w:rFonts w:ascii="Cambria Math" w:hAnsi="Cambria Math"/>
                  <w:i/>
                </w:rPr>
              </w:ins>
            </m:ctrlPr>
          </m:sSubPr>
          <m:e>
            <m:r>
              <w:ins w:id="638" w:author="Tatsuya Kameda" w:date="2026-04-06T11:17:00Z" w16du:dateUtc="2026-04-06T02:17:00Z">
                <w:rPr>
                  <w:rFonts w:ascii="Cambria Math" w:hAnsi="Cambria Math"/>
                </w:rPr>
                <m:t>ϕ</m:t>
              </w:ins>
            </m:r>
          </m:e>
          <m:sub>
            <m:r>
              <w:ins w:id="639" w:author="Tatsuya Kameda" w:date="2026-04-06T11:17:00Z" w16du:dateUtc="2026-04-06T02:17:00Z">
                <w:rPr>
                  <w:rFonts w:ascii="Cambria Math" w:hAnsi="Cambria Math"/>
                </w:rPr>
                <m:t>iJ</m:t>
              </w:ins>
            </m:r>
          </m:sub>
        </m:sSub>
      </m:oMath>
      <w:ins w:id="640" w:author="Tatsuya Kameda" w:date="2026-04-06T11:17:00Z" w16du:dateUtc="2026-04-06T02:17:00Z">
        <w:r w:rsidR="009D3E7F">
          <w:t xml:space="preserve"> </w:t>
        </w:r>
      </w:ins>
      <w:ins w:id="641" w:author="Tatsuya Kameda" w:date="2026-04-06T11:15:00Z" w16du:dateUtc="2026-04-06T02:15:00Z">
        <w:r w:rsidR="009D3E7F" w:rsidRPr="009D3E7F">
          <w:t>corresponds to the population mean</w:t>
        </w:r>
      </w:ins>
      <w:ins w:id="642" w:author="Tatsuya Kameda" w:date="2026-04-06T11:18:00Z" w16du:dateUtc="2026-04-06T02:18:00Z">
        <w:r w:rsidR="009D3E7F">
          <w:t xml:space="preserve"> </w:t>
        </w:r>
      </w:ins>
      <w:ins w:id="643" w:author="Tatsuya Kameda" w:date="2026-04-06T14:17:00Z" w16du:dateUtc="2026-04-06T05:17:00Z">
        <w:r w:rsidR="008D29ED">
          <w:t xml:space="preserve">of </w:t>
        </w:r>
        <w:commentRangeStart w:id="644"/>
        <w:commentRangeStart w:id="645"/>
      </w:ins>
      <m:oMath>
        <m:sSub>
          <m:sSubPr>
            <m:ctrlPr>
              <w:ins w:id="646" w:author="Tatsuya Kameda" w:date="2026-04-06T14:17:00Z" w16du:dateUtc="2026-04-06T05:17:00Z">
                <w:rPr>
                  <w:rFonts w:ascii="Cambria Math" w:hAnsi="Cambria Math"/>
                  <w:i/>
                </w:rPr>
              </w:ins>
            </m:ctrlPr>
          </m:sSubPr>
          <m:e>
            <m:r>
              <w:ins w:id="647" w:author="Tatsuya Kameda" w:date="2026-04-06T14:17:00Z" w16du:dateUtc="2026-04-06T05:17:00Z">
                <w:rPr>
                  <w:rFonts w:ascii="Cambria Math" w:hAnsi="Cambria Math"/>
                </w:rPr>
                <m:t>θ</m:t>
              </w:ins>
            </m:r>
          </m:e>
          <m:sub>
            <m:r>
              <w:ins w:id="648" w:author="Tatsuya Kameda" w:date="2026-04-06T14:17:00Z" w16du:dateUtc="2026-04-06T05:17:00Z">
                <w:rPr>
                  <w:rFonts w:ascii="Cambria Math" w:hAnsi="Cambria Math"/>
                </w:rPr>
                <m:t>i</m:t>
              </w:ins>
            </m:r>
          </m:sub>
        </m:sSub>
        <w:commentRangeEnd w:id="644"/>
        <m:r>
          <w:ins w:id="649" w:author="Tatsuya Kameda" w:date="2026-04-06T14:17:00Z" w16du:dateUtc="2026-04-06T05:17:00Z">
            <w:rPr>
              <w:rStyle w:val="a6"/>
              <w:rFonts w:ascii="Cambria Math" w:hAnsi="Cambria Math"/>
              <w:i/>
              <w:sz w:val="20"/>
              <w:szCs w:val="24"/>
            </w:rPr>
            <w:commentReference w:id="644"/>
          </w:ins>
        </m:r>
        <w:commentRangeEnd w:id="645"/>
        <m:r>
          <w:ins w:id="650" w:author="Tatsuya Kameda" w:date="2026-04-06T14:17:00Z" w16du:dateUtc="2026-04-06T05:17:00Z">
            <w:rPr>
              <w:rStyle w:val="a6"/>
              <w:rFonts w:ascii="Cambria Math" w:hAnsi="Cambria Math"/>
              <w:i/>
              <w:sz w:val="20"/>
              <w:szCs w:val="24"/>
            </w:rPr>
            <w:commentReference w:id="645"/>
          </w:ins>
        </m:r>
        <m:r>
          <w:ins w:id="651" w:author="Tatsuya Kameda" w:date="2026-04-06T14:17:00Z" w16du:dateUtc="2026-04-06T05:17:00Z">
            <w:rPr>
              <w:rFonts w:ascii="Cambria Math" w:hAnsi="Cambria Math"/>
            </w:rPr>
            <m:t xml:space="preserve"> </m:t>
          </w:ins>
        </m:r>
      </m:oMath>
      <w:ins w:id="652" w:author="Tatsuya Kameda" w:date="2026-04-06T14:18:00Z" w16du:dateUtc="2026-04-06T05:18:00Z">
        <w:r w:rsidR="00737DF4">
          <w:t xml:space="preserve">and </w:t>
        </w:r>
      </w:ins>
      <w:ins w:id="653" w:author="Tatsuya Kameda" w:date="2026-04-06T11:18:00Z" w16du:dateUtc="2026-04-06T02:18:00Z">
        <w:r w:rsidR="009D3E7F">
          <w:t xml:space="preserve">is </w:t>
        </w:r>
      </w:ins>
      <w:ins w:id="654" w:author="Tatsuya Kameda" w:date="2026-04-06T12:49:00Z" w16du:dateUtc="2026-04-06T03:49:00Z">
        <w:r w:rsidR="004F6B26">
          <w:t>common across players</w:t>
        </w:r>
      </w:ins>
      <w:ins w:id="655" w:author="Tatsuya Kameda" w:date="2026-04-06T11:15:00Z" w16du:dateUtc="2026-04-06T02:15:00Z">
        <w:r w:rsidR="009D3E7F" w:rsidRPr="009D3E7F">
          <w:t xml:space="preserve">. After observing the partner’s behavior, </w:t>
        </w:r>
      </w:ins>
      <w:ins w:id="656" w:author="Tatsuya Kameda" w:date="2026-04-06T12:49:00Z" w16du:dateUtc="2026-04-06T03:49:00Z">
        <w:r w:rsidR="003038DF">
          <w:t xml:space="preserve">beliefs are </w:t>
        </w:r>
      </w:ins>
      <w:ins w:id="657" w:author="Tatsuya Kameda" w:date="2026-04-06T11:15:00Z" w16du:dateUtc="2026-04-06T02:15:00Z">
        <w:r w:rsidR="009D3E7F" w:rsidRPr="009D3E7F">
          <w:t xml:space="preserve">updated </w:t>
        </w:r>
      </w:ins>
      <w:ins w:id="658" w:author="Tatsuya Kameda" w:date="2026-04-06T12:50:00Z" w16du:dateUtc="2026-04-06T03:50:00Z">
        <w:r w:rsidR="003038DF">
          <w:t xml:space="preserve">through </w:t>
        </w:r>
      </w:ins>
      <w:ins w:id="659" w:author="Tatsuya Kameda" w:date="2026-04-06T11:15:00Z" w16du:dateUtc="2026-04-06T02:15:00Z">
        <w:r w:rsidR="009D3E7F" w:rsidRPr="009D3E7F">
          <w:t>inference: cooperation i</w:t>
        </w:r>
      </w:ins>
      <w:ins w:id="660" w:author="Tatsuya Kameda" w:date="2026-04-06T12:51:00Z" w16du:dateUtc="2026-04-06T03:51:00Z">
        <w:r w:rsidR="00BF1A5A">
          <w:t>ndicates</w:t>
        </w:r>
      </w:ins>
      <w:ins w:id="661" w:author="Tatsuya Kameda" w:date="2026-04-06T11:15:00Z" w16du:dateUtc="2026-04-06T02:15:00Z">
        <w:r w:rsidR="009D3E7F" w:rsidRPr="009D3E7F">
          <w:t xml:space="preserve"> a higher reciprocal type, whereas defection i</w:t>
        </w:r>
      </w:ins>
      <w:ins w:id="662" w:author="Tatsuya Kameda" w:date="2026-04-06T12:50:00Z" w16du:dateUtc="2026-04-06T03:50:00Z">
        <w:r w:rsidR="00D93719">
          <w:t xml:space="preserve">ndicates </w:t>
        </w:r>
      </w:ins>
      <w:ins w:id="663" w:author="Tatsuya Kameda" w:date="2026-04-06T11:15:00Z" w16du:dateUtc="2026-04-06T02:15:00Z">
        <w:r w:rsidR="009D3E7F" w:rsidRPr="009D3E7F">
          <w:t>a lower one. Thus, beliefs about the partner’s type play a central role in shaping reciprocal responses.</w:t>
        </w:r>
      </w:ins>
    </w:p>
    <w:p w14:paraId="31C8E8F7" w14:textId="0E168D89" w:rsidR="00B87E77" w:rsidDel="00AB4A8E" w:rsidRDefault="00450BA4" w:rsidP="00AB4A8E">
      <w:pPr>
        <w:ind w:firstLineChars="213" w:firstLine="426"/>
        <w:rPr>
          <w:ins w:id="664" w:author="Ryutaro Mori" w:date="2026-03-30T19:54:00Z" w16du:dateUtc="2026-03-30T10:54:00Z"/>
          <w:del w:id="665" w:author="Tatsuya Kameda" w:date="2026-04-06T11:22:00Z" w16du:dateUtc="2026-04-06T02:22:00Z"/>
        </w:rPr>
        <w:pPrChange w:id="666" w:author="Tatsuya Kameda" w:date="2026-04-06T11:22:00Z" w16du:dateUtc="2026-04-06T02:22:00Z">
          <w:pPr>
            <w:ind w:firstLine="0"/>
          </w:pPr>
        </w:pPrChange>
      </w:pPr>
      <w:del w:id="667" w:author="Tatsuya Kameda" w:date="2026-04-06T11:21:00Z" w16du:dateUtc="2026-04-06T02:21:00Z">
        <w:r w:rsidDel="00AB4A8E">
          <w:delText>Each player</w:delText>
        </w:r>
        <w:r w:rsidR="00BD0042" w:rsidDel="00AB4A8E">
          <w:delText>’</w:delText>
        </w:r>
        <w:r w:rsidDel="00AB4A8E">
          <w:delText>s t</w:delText>
        </w:r>
        <w:r w:rsidR="00257750" w:rsidRPr="00257750" w:rsidDel="00AB4A8E">
          <w:delText>ype</w:delText>
        </w:r>
        <w:r w:rsidR="00010AF9" w:rsidDel="00AB4A8E">
          <w:delText xml:space="preserve"> (</w:delText>
        </w:r>
        <w:commentRangeStart w:id="668"/>
        <w:commentRangeStart w:id="669"/>
      </w:del>
      <m:oMath>
        <m:sSub>
          <m:sSubPr>
            <m:ctrlPr>
              <w:del w:id="670" w:author="Tatsuya Kameda" w:date="2026-04-06T11:21:00Z" w16du:dateUtc="2026-04-06T02:21:00Z">
                <w:rPr>
                  <w:rFonts w:ascii="Cambria Math" w:hAnsi="Cambria Math"/>
                  <w:i/>
                </w:rPr>
              </w:del>
            </m:ctrlPr>
          </m:sSubPr>
          <m:e>
            <m:r>
              <w:del w:id="671" w:author="Tatsuya Kameda" w:date="2026-04-06T11:21:00Z" w16du:dateUtc="2026-04-06T02:21:00Z">
                <w:rPr>
                  <w:rFonts w:ascii="Cambria Math" w:hAnsi="Cambria Math"/>
                </w:rPr>
                <m:t>θ</m:t>
              </w:del>
            </m:r>
          </m:e>
          <m:sub>
            <m:r>
              <w:del w:id="672" w:author="Tatsuya Kameda" w:date="2026-04-06T11:21:00Z" w16du:dateUtc="2026-04-06T02:21:00Z">
                <w:rPr>
                  <w:rFonts w:ascii="Cambria Math" w:hAnsi="Cambria Math"/>
                </w:rPr>
                <m:t>i</m:t>
              </w:del>
            </m:r>
          </m:sub>
        </m:sSub>
      </m:oMath>
      <w:commentRangeEnd w:id="668"/>
      <w:del w:id="673" w:author="Tatsuya Kameda" w:date="2026-04-06T11:21:00Z" w16du:dateUtc="2026-04-06T02:21:00Z">
        <w:r w:rsidR="00AB4A8E" w:rsidDel="00AB4A8E">
          <w:rPr>
            <w:rStyle w:val="a6"/>
            <w:sz w:val="20"/>
            <w:szCs w:val="24"/>
          </w:rPr>
          <w:commentReference w:id="668"/>
        </w:r>
        <w:commentRangeEnd w:id="669"/>
        <w:r w:rsidR="009A5174" w:rsidDel="00AB4A8E">
          <w:rPr>
            <w:rStyle w:val="a6"/>
            <w:sz w:val="20"/>
            <w:szCs w:val="24"/>
          </w:rPr>
          <w:commentReference w:id="669"/>
        </w:r>
        <w:r w:rsidR="00010AF9" w:rsidDel="00AB4A8E">
          <w:delText>)</w:delText>
        </w:r>
        <w:r w:rsidR="00257750" w:rsidRPr="00257750" w:rsidDel="00AB4A8E">
          <w:delText xml:space="preserve"> </w:delText>
        </w:r>
        <w:r w:rsidDel="00AB4A8E">
          <w:delText xml:space="preserve">is </w:delText>
        </w:r>
        <w:r w:rsidR="00257750" w:rsidRPr="00257750" w:rsidDel="00AB4A8E">
          <w:delText>private information drawn from a common</w:delText>
        </w:r>
        <w:r w:rsidR="00010AF9" w:rsidDel="00AB4A8E">
          <w:delText>ly known</w:delText>
        </w:r>
        <w:r w:rsidR="00257750" w:rsidRPr="00257750" w:rsidDel="00AB4A8E">
          <w:delText xml:space="preserve"> distribution</w:delText>
        </w:r>
      </w:del>
      <w:ins w:id="674" w:author="Ryutaro Mori" w:date="2026-03-31T11:30:00Z" w16du:dateUtc="2026-03-31T02:30:00Z">
        <w:del w:id="675" w:author="Tatsuya Kameda" w:date="2026-04-06T11:21:00Z" w16du:dateUtc="2026-04-06T02:21:00Z">
          <w:r w:rsidR="00032B1E" w:rsidDel="00AB4A8E">
            <w:delText xml:space="preserve"> </w:delText>
          </w:r>
        </w:del>
      </w:ins>
      <m:oMath>
        <m:r>
          <w:ins w:id="676" w:author="Ryutaro Mori" w:date="2026-03-31T11:30:00Z" w16du:dateUtc="2026-03-31T02:30:00Z">
            <w:del w:id="677" w:author="Tatsuya Kameda" w:date="2026-04-06T11:21:00Z" w16du:dateUtc="2026-04-06T02:21:00Z">
              <w:rPr>
                <w:rFonts w:ascii="Cambria Math" w:hAnsi="Cambria Math"/>
              </w:rPr>
              <m:t>f</m:t>
            </w:del>
          </w:ins>
        </m:r>
        <m:d>
          <m:dPr>
            <m:ctrlPr>
              <w:ins w:id="678" w:author="Ryutaro Mori" w:date="2026-03-31T11:30:00Z" w16du:dateUtc="2026-03-31T02:30:00Z">
                <w:del w:id="679" w:author="Tatsuya Kameda" w:date="2026-04-06T11:21:00Z" w16du:dateUtc="2026-04-06T02:21:00Z">
                  <w:rPr>
                    <w:rFonts w:ascii="Cambria Math" w:hAnsi="Cambria Math"/>
                    <w:i/>
                  </w:rPr>
                </w:del>
              </w:ins>
            </m:ctrlPr>
          </m:dPr>
          <m:e>
            <m:r>
              <w:ins w:id="680" w:author="Ryutaro Mori" w:date="2026-03-31T11:30:00Z" w16du:dateUtc="2026-03-31T02:30:00Z">
                <w:del w:id="681" w:author="Tatsuya Kameda" w:date="2026-04-06T11:21:00Z" w16du:dateUtc="2026-04-06T02:21:00Z">
                  <w:rPr>
                    <w:rFonts w:ascii="Cambria Math" w:hAnsi="Cambria Math"/>
                  </w:rPr>
                  <m:t>θ</m:t>
                </w:del>
              </w:ins>
            </m:r>
          </m:e>
        </m:d>
        <m:r>
          <w:del w:id="682" w:author="Tatsuya Kameda" w:date="2026-04-06T11:21:00Z" w16du:dateUtc="2026-04-06T02:21:00Z">
            <m:rPr>
              <m:sty m:val="p"/>
            </m:rPr>
            <w:rPr>
              <w:rFonts w:ascii="Cambria Math" w:hAnsi="Cambria Math"/>
            </w:rPr>
            <m:t>, so players face strategic uncertainty about whether their partner is sufficiently reciprocal to cooperate</m:t>
          </w:del>
        </m:r>
      </m:oMath>
      <w:del w:id="683" w:author="Tatsuya Kameda" w:date="2026-04-06T11:21:00Z" w16du:dateUtc="2026-04-06T02:21:00Z">
        <w:r w:rsidR="00257750" w:rsidRPr="00257750" w:rsidDel="00AB4A8E">
          <w:delText xml:space="preserve">. </w:delText>
        </w:r>
      </w:del>
      <w:ins w:id="684" w:author="Ryutaro Mori" w:date="2026-03-31T11:29:00Z" w16du:dateUtc="2026-03-31T02:29:00Z">
        <w:del w:id="685" w:author="Tatsuya Kameda" w:date="2026-04-06T11:21:00Z" w16du:dateUtc="2026-04-06T02:21:00Z">
          <w:r w:rsidR="00032B1E" w:rsidRPr="00032B1E" w:rsidDel="00AB4A8E">
            <w:delText xml:space="preserve">The term </w:delText>
          </w:r>
        </w:del>
      </w:ins>
      <m:oMath>
        <m:sSub>
          <m:sSubPr>
            <m:ctrlPr>
              <w:ins w:id="686" w:author="Ryutaro Mori" w:date="2026-03-31T11:29:00Z" w16du:dateUtc="2026-03-31T02:29:00Z">
                <w:del w:id="687" w:author="Tatsuya Kameda" w:date="2026-04-06T11:21:00Z" w16du:dateUtc="2026-04-06T02:21:00Z">
                  <w:rPr>
                    <w:rFonts w:ascii="Cambria Math" w:hAnsi="Cambria Math"/>
                    <w:i/>
                  </w:rPr>
                </w:del>
              </w:ins>
            </m:ctrlPr>
          </m:sSubPr>
          <m:e>
            <m:r>
              <w:ins w:id="688" w:author="Ryutaro Mori" w:date="2026-03-31T11:29:00Z" w16du:dateUtc="2026-03-31T02:29:00Z">
                <w:del w:id="689" w:author="Tatsuya Kameda" w:date="2026-04-06T11:21:00Z" w16du:dateUtc="2026-04-06T02:21:00Z">
                  <w:rPr>
                    <w:rFonts w:ascii="Cambria Math" w:hAnsi="Cambria Math"/>
                  </w:rPr>
                  <m:t>ϕ</m:t>
                </w:del>
              </w:ins>
            </m:r>
          </m:e>
          <m:sub>
            <m:r>
              <w:ins w:id="690" w:author="Ryutaro Mori" w:date="2026-03-31T11:29:00Z" w16du:dateUtc="2026-03-31T02:29:00Z">
                <w:del w:id="691" w:author="Tatsuya Kameda" w:date="2026-04-06T11:21:00Z" w16du:dateUtc="2026-04-06T02:21:00Z">
                  <w:rPr>
                    <w:rFonts w:ascii="Cambria Math" w:hAnsi="Cambria Math"/>
                  </w:rPr>
                  <m:t>iJ</m:t>
                </w:del>
              </w:ins>
            </m:r>
          </m:sub>
        </m:sSub>
      </m:oMath>
      <w:ins w:id="692" w:author="Ryutaro Mori" w:date="2026-03-31T11:29:00Z" w16du:dateUtc="2026-03-31T02:29:00Z">
        <w:del w:id="693" w:author="Tatsuya Kameda" w:date="2026-04-06T11:21:00Z" w16du:dateUtc="2026-04-06T02:21:00Z">
          <w:r w:rsidR="00032B1E" w:rsidDel="00AB4A8E">
            <w:delText xml:space="preserve"> represents player </w:delText>
          </w:r>
        </w:del>
      </w:ins>
      <m:oMath>
        <m:r>
          <w:ins w:id="694" w:author="Ryutaro Mori" w:date="2026-03-31T11:29:00Z" w16du:dateUtc="2026-03-31T02:29:00Z">
            <w:del w:id="695" w:author="Tatsuya Kameda" w:date="2026-04-06T11:21:00Z" w16du:dateUtc="2026-04-06T02:21:00Z">
              <w:rPr>
                <w:rFonts w:ascii="Cambria Math" w:hAnsi="Cambria Math" w:hint="eastAsia"/>
              </w:rPr>
              <m:t>i</m:t>
            </w:del>
          </w:ins>
        </m:r>
      </m:oMath>
      <w:ins w:id="696" w:author="Ryutaro Mori" w:date="2026-03-31T11:29:00Z" w16du:dateUtc="2026-03-31T02:29:00Z">
        <w:del w:id="697" w:author="Tatsuya Kameda" w:date="2026-04-06T11:21:00Z" w16du:dateUtc="2026-04-06T02:21:00Z">
          <w:r w:rsidR="00032B1E" w:rsidDel="00AB4A8E">
            <w:delText xml:space="preserve">’s expectation about </w:delText>
          </w:r>
        </w:del>
      </w:ins>
      <m:oMath>
        <m:r>
          <w:ins w:id="698" w:author="Ryutaro Mori" w:date="2026-03-31T11:29:00Z" w16du:dateUtc="2026-03-31T02:29:00Z">
            <w:del w:id="699" w:author="Tatsuya Kameda" w:date="2026-04-06T11:21:00Z" w16du:dateUtc="2026-04-06T02:21:00Z">
              <w:rPr>
                <w:rFonts w:ascii="Cambria Math" w:hAnsi="Cambria Math"/>
              </w:rPr>
              <m:t>j</m:t>
            </w:del>
          </w:ins>
        </m:r>
      </m:oMath>
      <w:ins w:id="700" w:author="Ryutaro Mori" w:date="2026-03-31T11:29:00Z" w16du:dateUtc="2026-03-31T02:29:00Z">
        <w:del w:id="701" w:author="Tatsuya Kameda" w:date="2026-04-06T11:21:00Z" w16du:dateUtc="2026-04-06T02:21:00Z">
          <w:r w:rsidR="00032B1E" w:rsidDel="00AB4A8E">
            <w:delText xml:space="preserve">’s </w:delText>
          </w:r>
        </w:del>
      </w:ins>
      <w:ins w:id="702" w:author="Ryutaro Mori" w:date="2026-03-31T11:30:00Z" w16du:dateUtc="2026-03-31T02:30:00Z">
        <w:del w:id="703" w:author="Tatsuya Kameda" w:date="2026-04-06T11:21:00Z" w16du:dateUtc="2026-04-06T02:21:00Z">
          <w:r w:rsidR="00032B1E" w:rsidDel="00AB4A8E">
            <w:delText xml:space="preserve">degree of </w:delText>
          </w:r>
        </w:del>
      </w:ins>
      <w:ins w:id="704" w:author="Ryutaro Mori" w:date="2026-03-31T11:29:00Z" w16du:dateUtc="2026-03-31T02:29:00Z">
        <w:del w:id="705" w:author="Tatsuya Kameda" w:date="2026-04-06T11:21:00Z" w16du:dateUtc="2026-04-06T02:21:00Z">
          <w:r w:rsidR="00032B1E" w:rsidDel="00AB4A8E">
            <w:delText>reciprocity</w:delText>
          </w:r>
        </w:del>
      </w:ins>
      <w:ins w:id="706" w:author="Ryutaro Mori" w:date="2026-03-31T11:30:00Z" w16du:dateUtc="2026-03-31T02:30:00Z">
        <w:del w:id="707" w:author="Tatsuya Kameda" w:date="2026-04-06T11:21:00Z" w16du:dateUtc="2026-04-06T02:21:00Z">
          <w:r w:rsidR="00032B1E" w:rsidDel="00AB4A8E">
            <w:delText xml:space="preserve"> </w:delText>
          </w:r>
        </w:del>
      </w:ins>
      <w:ins w:id="708" w:author="Ryutaro Mori" w:date="2026-03-31T11:29:00Z" w16du:dateUtc="2026-03-31T02:29:00Z">
        <w:del w:id="709" w:author="Tatsuya Kameda" w:date="2026-04-06T11:21:00Z" w16du:dateUtc="2026-04-06T02:21:00Z">
          <w:r w:rsidR="00032B1E" w:rsidDel="00AB4A8E">
            <w:delText>(</w:delText>
          </w:r>
        </w:del>
      </w:ins>
      <m:oMath>
        <m:sSub>
          <m:sSubPr>
            <m:ctrlPr>
              <w:ins w:id="710" w:author="Ryutaro Mori" w:date="2026-03-31T11:29:00Z" w16du:dateUtc="2026-03-31T02:29:00Z">
                <w:del w:id="711" w:author="Tatsuya Kameda" w:date="2026-04-06T11:21:00Z" w16du:dateUtc="2026-04-06T02:21:00Z">
                  <w:rPr>
                    <w:rFonts w:ascii="Cambria Math" w:hAnsi="Cambria Math"/>
                    <w:i/>
                  </w:rPr>
                </w:del>
              </w:ins>
            </m:ctrlPr>
          </m:sSubPr>
          <m:e>
            <m:r>
              <w:ins w:id="712" w:author="Ryutaro Mori" w:date="2026-03-31T11:29:00Z" w16du:dateUtc="2026-03-31T02:29:00Z">
                <w:del w:id="713" w:author="Tatsuya Kameda" w:date="2026-04-06T11:21:00Z" w16du:dateUtc="2026-04-06T02:21:00Z">
                  <w:rPr>
                    <w:rFonts w:ascii="Cambria Math" w:hAnsi="Cambria Math"/>
                  </w:rPr>
                  <m:t>θ</m:t>
                </w:del>
              </w:ins>
            </m:r>
          </m:e>
          <m:sub>
            <m:r>
              <w:ins w:id="714" w:author="Ryutaro Mori" w:date="2026-03-31T11:29:00Z" w16du:dateUtc="2026-03-31T02:29:00Z">
                <w:del w:id="715" w:author="Tatsuya Kameda" w:date="2026-04-06T11:21:00Z" w16du:dateUtc="2026-04-06T02:21:00Z">
                  <w:rPr>
                    <w:rFonts w:ascii="Cambria Math" w:hAnsi="Cambria Math"/>
                  </w:rPr>
                  <m:t>j</m:t>
                </w:del>
              </w:ins>
            </m:r>
          </m:sub>
        </m:sSub>
      </m:oMath>
      <w:ins w:id="716" w:author="Ryutaro Mori" w:date="2026-03-31T11:29:00Z" w16du:dateUtc="2026-03-31T02:29:00Z">
        <w:del w:id="717" w:author="Tatsuya Kameda" w:date="2026-04-06T11:21:00Z" w16du:dateUtc="2026-04-06T02:21:00Z">
          <w:r w:rsidR="00032B1E" w:rsidDel="00AB4A8E">
            <w:delText>)</w:delText>
          </w:r>
        </w:del>
      </w:ins>
      <w:ins w:id="718" w:author="Ryutaro Mori" w:date="2026-03-31T11:30:00Z" w16du:dateUtc="2026-03-31T02:30:00Z">
        <w:del w:id="719" w:author="Tatsuya Kameda" w:date="2026-04-06T11:21:00Z" w16du:dateUtc="2026-04-06T02:21:00Z">
          <w:r w:rsidR="00032B1E" w:rsidDel="00AB4A8E">
            <w:delText>.</w:delText>
          </w:r>
        </w:del>
      </w:ins>
      <w:ins w:id="720" w:author="Ryutaro Mori" w:date="2026-03-31T11:29:00Z" w16du:dateUtc="2026-03-31T02:29:00Z">
        <w:del w:id="721" w:author="Tatsuya Kameda" w:date="2026-04-06T11:21:00Z" w16du:dateUtc="2026-04-06T02:21:00Z">
          <w:r w:rsidR="00032B1E" w:rsidRPr="00032B1E" w:rsidDel="00AB4A8E">
            <w:delText xml:space="preserve"> Prior to observing any action, this expectation is simply the population mean, </w:delText>
          </w:r>
        </w:del>
      </w:ins>
      <m:oMath>
        <m:sSub>
          <m:sSubPr>
            <m:ctrlPr>
              <w:ins w:id="722" w:author="Ryutaro Mori" w:date="2026-03-31T11:31:00Z" w16du:dateUtc="2026-03-31T02:31:00Z">
                <w:del w:id="723" w:author="Tatsuya Kameda" w:date="2026-04-06T11:21:00Z" w16du:dateUtc="2026-04-06T02:21:00Z">
                  <w:rPr>
                    <w:rFonts w:ascii="Cambria Math" w:hAnsi="Cambria Math"/>
                    <w:i/>
                  </w:rPr>
                </w:del>
              </w:ins>
            </m:ctrlPr>
          </m:sSubPr>
          <m:e>
            <m:r>
              <w:ins w:id="724" w:author="Ryutaro Mori" w:date="2026-03-31T11:31:00Z" w16du:dateUtc="2026-03-31T02:31:00Z">
                <w:del w:id="725" w:author="Tatsuya Kameda" w:date="2026-04-06T11:21:00Z" w16du:dateUtc="2026-04-06T02:21:00Z">
                  <w:rPr>
                    <w:rFonts w:ascii="Cambria Math" w:hAnsi="Cambria Math"/>
                  </w:rPr>
                  <m:t>ϕ</m:t>
                </w:del>
              </w:ins>
            </m:r>
          </m:e>
          <m:sub>
            <m:r>
              <w:ins w:id="726" w:author="Ryutaro Mori" w:date="2026-03-31T11:31:00Z" w16du:dateUtc="2026-03-31T02:31:00Z">
                <w:del w:id="727" w:author="Tatsuya Kameda" w:date="2026-04-06T11:21:00Z" w16du:dateUtc="2026-04-06T02:21:00Z">
                  <w:rPr>
                    <w:rFonts w:ascii="Cambria Math" w:hAnsi="Cambria Math"/>
                  </w:rPr>
                  <m:t>ij</m:t>
                </w:del>
              </w:ins>
            </m:r>
          </m:sub>
        </m:sSub>
        <m:r>
          <w:ins w:id="728" w:author="Ryutaro Mori" w:date="2026-03-31T11:31:00Z" w16du:dateUtc="2026-03-31T02:31:00Z">
            <w:del w:id="729" w:author="Tatsuya Kameda" w:date="2026-04-06T11:21:00Z" w16du:dateUtc="2026-04-06T02:21:00Z">
              <w:rPr>
                <w:rFonts w:ascii="Cambria Math" w:hAnsi="Cambria Math"/>
              </w:rPr>
              <m:t>=</m:t>
            </w:del>
          </w:ins>
        </m:r>
        <m:nary>
          <m:naryPr>
            <m:limLoc m:val="undOvr"/>
            <m:subHide m:val="1"/>
            <m:supHide m:val="1"/>
            <m:ctrlPr>
              <w:ins w:id="730" w:author="Ryutaro Mori" w:date="2026-03-31T11:31:00Z" w16du:dateUtc="2026-03-31T02:31:00Z">
                <w:del w:id="731" w:author="Tatsuya Kameda" w:date="2026-04-06T11:21:00Z" w16du:dateUtc="2026-04-06T02:21:00Z">
                  <w:rPr>
                    <w:rFonts w:ascii="Cambria Math" w:hAnsi="Cambria Math"/>
                    <w:i/>
                  </w:rPr>
                </w:del>
              </w:ins>
            </m:ctrlPr>
          </m:naryPr>
          <m:sub/>
          <m:sup/>
          <m:e>
            <m:r>
              <w:ins w:id="732" w:author="Ryutaro Mori" w:date="2026-03-31T11:31:00Z" w16du:dateUtc="2026-03-31T02:31:00Z">
                <w:del w:id="733" w:author="Tatsuya Kameda" w:date="2026-04-06T11:21:00Z" w16du:dateUtc="2026-04-06T02:21:00Z">
                  <w:rPr>
                    <w:rFonts w:ascii="Cambria Math" w:hAnsi="Cambria Math"/>
                  </w:rPr>
                  <m:t>θf</m:t>
                </w:del>
              </w:ins>
            </m:r>
            <m:d>
              <m:dPr>
                <m:ctrlPr>
                  <w:ins w:id="734" w:author="Ryutaro Mori" w:date="2026-03-31T11:31:00Z" w16du:dateUtc="2026-03-31T02:31:00Z">
                    <w:del w:id="735" w:author="Tatsuya Kameda" w:date="2026-04-06T11:21:00Z" w16du:dateUtc="2026-04-06T02:21:00Z">
                      <w:rPr>
                        <w:rFonts w:ascii="Cambria Math" w:hAnsi="Cambria Math"/>
                        <w:i/>
                      </w:rPr>
                    </w:del>
                  </w:ins>
                </m:ctrlPr>
              </m:dPr>
              <m:e>
                <m:r>
                  <w:ins w:id="736" w:author="Ryutaro Mori" w:date="2026-03-31T11:31:00Z" w16du:dateUtc="2026-03-31T02:31:00Z">
                    <w:del w:id="737" w:author="Tatsuya Kameda" w:date="2026-04-06T11:21:00Z" w16du:dateUtc="2026-04-06T02:21:00Z">
                      <w:rPr>
                        <w:rFonts w:ascii="Cambria Math" w:hAnsi="Cambria Math"/>
                      </w:rPr>
                      <m:t>θ</m:t>
                    </w:del>
                  </w:ins>
                </m:r>
              </m:e>
            </m:d>
            <m:r>
              <w:ins w:id="738" w:author="Ryutaro Mori" w:date="2026-03-31T11:31:00Z" w16du:dateUtc="2026-03-31T02:31:00Z">
                <w:del w:id="739" w:author="Tatsuya Kameda" w:date="2026-04-06T11:21:00Z" w16du:dateUtc="2026-04-06T02:21:00Z">
                  <w:rPr>
                    <w:rFonts w:ascii="Cambria Math" w:hAnsi="Cambria Math"/>
                  </w:rPr>
                  <m:t>dθ</m:t>
                </w:del>
              </w:ins>
            </m:r>
          </m:e>
        </m:nary>
      </m:oMath>
      <w:ins w:id="740" w:author="Ryutaro Mori" w:date="2026-03-31T11:29:00Z" w16du:dateUtc="2026-03-31T02:29:00Z">
        <w:del w:id="741" w:author="Tatsuya Kameda" w:date="2026-04-06T11:21:00Z" w16du:dateUtc="2026-04-06T02:21:00Z">
          <w:r w:rsidR="00032B1E" w:rsidRPr="00032B1E" w:rsidDel="00AB4A8E">
            <w:delText xml:space="preserve">, which is the same for every player. As Eq. (1) shows, the higher player </w:delText>
          </w:r>
        </w:del>
      </w:ins>
      <m:oMath>
        <m:r>
          <w:ins w:id="742" w:author="Ryutaro Mori" w:date="2026-03-31T11:31:00Z" w16du:dateUtc="2026-03-31T02:31:00Z">
            <w:del w:id="743" w:author="Tatsuya Kameda" w:date="2026-04-06T11:21:00Z" w16du:dateUtc="2026-04-06T02:21:00Z">
              <w:rPr>
                <w:rFonts w:ascii="Cambria Math" w:hAnsi="Cambria Math"/>
              </w:rPr>
              <m:t>i</m:t>
            </w:del>
          </w:ins>
        </m:r>
      </m:oMath>
      <w:ins w:id="744" w:author="Ryutaro Mori" w:date="2026-03-31T11:29:00Z" w16du:dateUtc="2026-03-31T02:29:00Z">
        <w:del w:id="745" w:author="Tatsuya Kameda" w:date="2026-04-06T11:21:00Z" w16du:dateUtc="2026-04-06T02:21:00Z">
          <w:r w:rsidR="00032B1E" w:rsidRPr="00032B1E" w:rsidDel="00AB4A8E">
            <w:delText xml:space="preserve"> expects the partner</w:delText>
          </w:r>
        </w:del>
      </w:ins>
      <w:ins w:id="746" w:author="Ryutaro Mori" w:date="2026-03-31T11:31:00Z" w16du:dateUtc="2026-03-31T02:31:00Z">
        <w:del w:id="747" w:author="Tatsuya Kameda" w:date="2026-04-06T11:21:00Z" w16du:dateUtc="2026-04-06T02:21:00Z">
          <w:r w:rsidR="00032B1E" w:rsidDel="00AB4A8E">
            <w:delText>’</w:delText>
          </w:r>
        </w:del>
      </w:ins>
      <w:ins w:id="748" w:author="Ryutaro Mori" w:date="2026-03-31T11:29:00Z" w16du:dateUtc="2026-03-31T02:29:00Z">
        <w:del w:id="749" w:author="Tatsuya Kameda" w:date="2026-04-06T11:21:00Z" w16du:dateUtc="2026-04-06T02:21:00Z">
          <w:r w:rsidR="00032B1E" w:rsidRPr="00032B1E" w:rsidDel="00AB4A8E">
            <w:delText xml:space="preserve">s type to be (i.e., the larger </w:delText>
          </w:r>
        </w:del>
      </w:ins>
      <m:oMath>
        <m:sSub>
          <m:sSubPr>
            <m:ctrlPr>
              <w:ins w:id="750" w:author="Ryutaro Mori" w:date="2026-03-31T11:32:00Z" w16du:dateUtc="2026-03-31T02:32:00Z">
                <w:del w:id="751" w:author="Tatsuya Kameda" w:date="2026-04-06T11:21:00Z" w16du:dateUtc="2026-04-06T02:21:00Z">
                  <w:rPr>
                    <w:rFonts w:ascii="Cambria Math" w:hAnsi="Cambria Math"/>
                    <w:i/>
                  </w:rPr>
                </w:del>
              </w:ins>
            </m:ctrlPr>
          </m:sSubPr>
          <m:e>
            <m:r>
              <w:ins w:id="752" w:author="Ryutaro Mori" w:date="2026-03-31T11:32:00Z" w16du:dateUtc="2026-03-31T02:32:00Z">
                <w:del w:id="753" w:author="Tatsuya Kameda" w:date="2026-04-06T11:21:00Z" w16du:dateUtc="2026-04-06T02:21:00Z">
                  <w:rPr>
                    <w:rFonts w:ascii="Cambria Math" w:hAnsi="Cambria Math"/>
                  </w:rPr>
                  <m:t>ϕ</m:t>
                </w:del>
              </w:ins>
            </m:r>
          </m:e>
          <m:sub>
            <m:r>
              <w:ins w:id="754" w:author="Ryutaro Mori" w:date="2026-03-31T11:32:00Z" w16du:dateUtc="2026-03-31T02:32:00Z">
                <w:del w:id="755" w:author="Tatsuya Kameda" w:date="2026-04-06T11:21:00Z" w16du:dateUtc="2026-04-06T02:21:00Z">
                  <w:rPr>
                    <w:rFonts w:ascii="Cambria Math" w:hAnsi="Cambria Math"/>
                  </w:rPr>
                  <m:t>ij</m:t>
                </w:del>
              </w:ins>
            </m:r>
          </m:sub>
        </m:sSub>
      </m:oMath>
      <w:ins w:id="756" w:author="Ryutaro Mori" w:date="2026-03-31T11:29:00Z" w16du:dateUtc="2026-03-31T02:29:00Z">
        <w:del w:id="757" w:author="Tatsuya Kameda" w:date="2026-04-06T11:21:00Z" w16du:dateUtc="2026-04-06T02:21:00Z">
          <w:r w:rsidR="00032B1E" w:rsidRPr="00032B1E" w:rsidDel="00AB4A8E">
            <w:delText xml:space="preserve">), the more weight player </w:delText>
          </w:r>
        </w:del>
      </w:ins>
      <m:oMath>
        <m:r>
          <w:ins w:id="758" w:author="Ryutaro Mori" w:date="2026-03-31T11:32:00Z" w16du:dateUtc="2026-03-31T02:32:00Z">
            <w:del w:id="759" w:author="Tatsuya Kameda" w:date="2026-04-06T11:21:00Z" w16du:dateUtc="2026-04-06T02:21:00Z">
              <w:rPr>
                <w:rFonts w:ascii="Cambria Math" w:hAnsi="Cambria Math"/>
              </w:rPr>
              <m:t>i</m:t>
            </w:del>
          </w:ins>
        </m:r>
      </m:oMath>
      <w:ins w:id="760" w:author="Ryutaro Mori" w:date="2026-03-31T11:29:00Z" w16du:dateUtc="2026-03-31T02:29:00Z">
        <w:del w:id="761" w:author="Tatsuya Kameda" w:date="2026-04-06T11:21:00Z" w16du:dateUtc="2026-04-06T02:21:00Z">
          <w:r w:rsidR="00032B1E" w:rsidRPr="00032B1E" w:rsidDel="00AB4A8E">
            <w:delText xml:space="preserve"> places on the partner</w:delText>
          </w:r>
        </w:del>
      </w:ins>
      <w:ins w:id="762" w:author="Ryutaro Mori" w:date="2026-03-31T12:36:00Z" w16du:dateUtc="2026-03-31T03:36:00Z">
        <w:del w:id="763" w:author="Tatsuya Kameda" w:date="2026-04-06T11:21:00Z" w16du:dateUtc="2026-04-06T02:21:00Z">
          <w:r w:rsidR="00712DED" w:rsidDel="00AB4A8E">
            <w:delText>’</w:delText>
          </w:r>
        </w:del>
      </w:ins>
      <w:ins w:id="764" w:author="Ryutaro Mori" w:date="2026-03-31T11:29:00Z" w16du:dateUtc="2026-03-31T02:29:00Z">
        <w:del w:id="765" w:author="Tatsuya Kameda" w:date="2026-04-06T11:21:00Z" w16du:dateUtc="2026-04-06T02:21:00Z">
          <w:r w:rsidR="00032B1E" w:rsidRPr="00032B1E" w:rsidDel="00AB4A8E">
            <w:delText xml:space="preserve">s payoff when reciprocating cooperation. Crucially, </w:delText>
          </w:r>
        </w:del>
      </w:ins>
      <m:oMath>
        <m:sSub>
          <m:sSubPr>
            <m:ctrlPr>
              <w:ins w:id="766" w:author="Ryutaro Mori" w:date="2026-03-31T11:32:00Z" w16du:dateUtc="2026-03-31T02:32:00Z">
                <w:del w:id="767" w:author="Tatsuya Kameda" w:date="2026-04-06T11:21:00Z" w16du:dateUtc="2026-04-06T02:21:00Z">
                  <w:rPr>
                    <w:rFonts w:ascii="Cambria Math" w:hAnsi="Cambria Math"/>
                    <w:i/>
                  </w:rPr>
                </w:del>
              </w:ins>
            </m:ctrlPr>
          </m:sSubPr>
          <m:e>
            <m:r>
              <w:ins w:id="768" w:author="Ryutaro Mori" w:date="2026-03-31T11:32:00Z" w16du:dateUtc="2026-03-31T02:32:00Z">
                <w:del w:id="769" w:author="Tatsuya Kameda" w:date="2026-04-06T11:21:00Z" w16du:dateUtc="2026-04-06T02:21:00Z">
                  <w:rPr>
                    <w:rFonts w:ascii="Cambria Math" w:hAnsi="Cambria Math"/>
                  </w:rPr>
                  <m:t>ϕ</m:t>
                </w:del>
              </w:ins>
            </m:r>
          </m:e>
          <m:sub>
            <m:r>
              <w:ins w:id="770" w:author="Ryutaro Mori" w:date="2026-03-31T11:32:00Z" w16du:dateUtc="2026-03-31T02:32:00Z">
                <w:del w:id="771" w:author="Tatsuya Kameda" w:date="2026-04-06T11:21:00Z" w16du:dateUtc="2026-04-06T02:21:00Z">
                  <w:rPr>
                    <w:rFonts w:ascii="Cambria Math" w:hAnsi="Cambria Math"/>
                  </w:rPr>
                  <m:t>ij</m:t>
                </w:del>
              </w:ins>
            </m:r>
          </m:sub>
        </m:sSub>
      </m:oMath>
      <w:ins w:id="772" w:author="Ryutaro Mori" w:date="2026-03-31T11:29:00Z" w16du:dateUtc="2026-03-31T02:29:00Z">
        <w:del w:id="773" w:author="Tatsuya Kameda" w:date="2026-04-06T11:21:00Z" w16du:dateUtc="2026-04-06T02:21:00Z">
          <w:r w:rsidR="00032B1E" w:rsidRPr="00032B1E" w:rsidDel="00AB4A8E">
            <w:delText xml:space="preserve"> is updated upon observing the partner</w:delText>
          </w:r>
        </w:del>
      </w:ins>
      <w:ins w:id="774" w:author="Ryutaro Mori" w:date="2026-03-31T12:37:00Z" w16du:dateUtc="2026-03-31T03:37:00Z">
        <w:del w:id="775" w:author="Tatsuya Kameda" w:date="2026-04-06T11:21:00Z" w16du:dateUtc="2026-04-06T02:21:00Z">
          <w:r w:rsidR="00712DED" w:rsidDel="00AB4A8E">
            <w:delText>’</w:delText>
          </w:r>
        </w:del>
      </w:ins>
      <w:ins w:id="776" w:author="Ryutaro Mori" w:date="2026-03-31T11:29:00Z" w16du:dateUtc="2026-03-31T02:29:00Z">
        <w:del w:id="777" w:author="Tatsuya Kameda" w:date="2026-04-06T11:21:00Z" w16du:dateUtc="2026-04-06T02:21:00Z">
          <w:r w:rsidR="00032B1E" w:rsidRPr="00032B1E" w:rsidDel="00AB4A8E">
            <w:delText>s behavior</w:delText>
          </w:r>
        </w:del>
      </w:ins>
      <w:ins w:id="778" w:author="Ryutaro Mori" w:date="2026-03-31T11:32:00Z" w16du:dateUtc="2026-03-31T02:32:00Z">
        <w:del w:id="779" w:author="Tatsuya Kameda" w:date="2026-04-06T11:21:00Z" w16du:dateUtc="2026-04-06T02:21:00Z">
          <w:r w:rsidR="00032B1E" w:rsidDel="00AB4A8E">
            <w:delText>. For example,</w:delText>
          </w:r>
        </w:del>
      </w:ins>
      <w:ins w:id="780" w:author="Ryutaro Mori" w:date="2026-03-31T11:29:00Z" w16du:dateUtc="2026-03-31T02:29:00Z">
        <w:del w:id="781" w:author="Tatsuya Kameda" w:date="2026-04-06T11:21:00Z" w16du:dateUtc="2026-04-06T02:21:00Z">
          <w:r w:rsidR="00032B1E" w:rsidRPr="00032B1E" w:rsidDel="00AB4A8E">
            <w:delText xml:space="preserve"> if player </w:delText>
          </w:r>
        </w:del>
      </w:ins>
      <m:oMath>
        <m:r>
          <w:ins w:id="782" w:author="Ryutaro Mori" w:date="2026-03-31T11:32:00Z" w16du:dateUtc="2026-03-31T02:32:00Z">
            <w:del w:id="783" w:author="Tatsuya Kameda" w:date="2026-04-06T11:21:00Z" w16du:dateUtc="2026-04-06T02:21:00Z">
              <w:rPr>
                <w:rFonts w:ascii="Cambria Math" w:hAnsi="Cambria Math"/>
              </w:rPr>
              <m:t>j</m:t>
            </w:del>
          </w:ins>
        </m:r>
      </m:oMath>
      <w:ins w:id="784" w:author="Ryutaro Mori" w:date="2026-03-31T11:29:00Z" w16du:dateUtc="2026-03-31T02:29:00Z">
        <w:del w:id="785" w:author="Tatsuya Kameda" w:date="2026-04-06T11:21:00Z" w16du:dateUtc="2026-04-06T02:21:00Z">
          <w:r w:rsidR="00032B1E" w:rsidRPr="00032B1E" w:rsidDel="00AB4A8E">
            <w:delText xml:space="preserve"> cooperates, player </w:delText>
          </w:r>
        </w:del>
      </w:ins>
      <m:oMath>
        <m:r>
          <w:ins w:id="786" w:author="Ryutaro Mori" w:date="2026-03-31T11:32:00Z" w16du:dateUtc="2026-03-31T02:32:00Z">
            <w:del w:id="787" w:author="Tatsuya Kameda" w:date="2026-04-06T11:21:00Z" w16du:dateUtc="2026-04-06T02:21:00Z">
              <w:rPr>
                <w:rFonts w:ascii="Cambria Math" w:hAnsi="Cambria Math"/>
              </w:rPr>
              <m:t>i</m:t>
            </w:del>
          </w:ins>
        </m:r>
      </m:oMath>
      <w:ins w:id="788" w:author="Ryutaro Mori" w:date="2026-03-31T11:33:00Z" w16du:dateUtc="2026-03-31T02:33:00Z">
        <w:del w:id="789" w:author="Tatsuya Kameda" w:date="2026-04-06T11:21:00Z" w16du:dateUtc="2026-04-06T02:21:00Z">
          <w:r w:rsidR="00032B1E" w:rsidDel="00AB4A8E">
            <w:delText xml:space="preserve"> </w:delText>
          </w:r>
        </w:del>
      </w:ins>
      <w:ins w:id="790" w:author="Ryutaro Mori" w:date="2026-03-31T11:29:00Z" w16du:dateUtc="2026-03-31T02:29:00Z">
        <w:del w:id="791" w:author="Tatsuya Kameda" w:date="2026-04-06T11:21:00Z" w16du:dateUtc="2026-04-06T02:21:00Z">
          <w:r w:rsidR="00032B1E" w:rsidRPr="00032B1E" w:rsidDel="00AB4A8E">
            <w:delText>revise</w:delText>
          </w:r>
        </w:del>
      </w:ins>
      <w:ins w:id="792" w:author="Ryutaro Mori" w:date="2026-03-31T11:33:00Z" w16du:dateUtc="2026-03-31T02:33:00Z">
        <w:del w:id="793" w:author="Tatsuya Kameda" w:date="2026-04-06T11:21:00Z" w16du:dateUtc="2026-04-06T02:21:00Z">
          <w:r w:rsidR="00032B1E" w:rsidDel="00AB4A8E">
            <w:delText>s</w:delText>
          </w:r>
        </w:del>
      </w:ins>
      <w:ins w:id="794" w:author="Ryutaro Mori" w:date="2026-03-31T11:29:00Z" w16du:dateUtc="2026-03-31T02:29:00Z">
        <w:del w:id="795" w:author="Tatsuya Kameda" w:date="2026-04-06T11:21:00Z" w16du:dateUtc="2026-04-06T02:21:00Z">
          <w:r w:rsidR="00032B1E" w:rsidRPr="00032B1E" w:rsidDel="00AB4A8E">
            <w:delText xml:space="preserve"> </w:delText>
          </w:r>
        </w:del>
      </w:ins>
      <m:oMath>
        <m:sSub>
          <m:sSubPr>
            <m:ctrlPr>
              <w:ins w:id="796" w:author="Ryutaro Mori" w:date="2026-03-31T11:32:00Z" w16du:dateUtc="2026-03-31T02:32:00Z">
                <w:del w:id="797" w:author="Tatsuya Kameda" w:date="2026-04-06T11:21:00Z" w16du:dateUtc="2026-04-06T02:21:00Z">
                  <w:rPr>
                    <w:rFonts w:ascii="Cambria Math" w:hAnsi="Cambria Math"/>
                    <w:i/>
                  </w:rPr>
                </w:del>
              </w:ins>
            </m:ctrlPr>
          </m:sSubPr>
          <m:e>
            <m:r>
              <w:ins w:id="798" w:author="Ryutaro Mori" w:date="2026-03-31T11:32:00Z" w16du:dateUtc="2026-03-31T02:32:00Z">
                <w:del w:id="799" w:author="Tatsuya Kameda" w:date="2026-04-06T11:21:00Z" w16du:dateUtc="2026-04-06T02:21:00Z">
                  <w:rPr>
                    <w:rFonts w:ascii="Cambria Math" w:hAnsi="Cambria Math"/>
                  </w:rPr>
                  <m:t>ϕ</m:t>
                </w:del>
              </w:ins>
            </m:r>
          </m:e>
          <m:sub>
            <m:r>
              <w:ins w:id="800" w:author="Ryutaro Mori" w:date="2026-03-31T11:32:00Z" w16du:dateUtc="2026-03-31T02:32:00Z">
                <w:del w:id="801" w:author="Tatsuya Kameda" w:date="2026-04-06T11:21:00Z" w16du:dateUtc="2026-04-06T02:21:00Z">
                  <w:rPr>
                    <w:rFonts w:ascii="Cambria Math" w:hAnsi="Cambria Math"/>
                  </w:rPr>
                  <m:t>ij</m:t>
                </w:del>
              </w:ins>
            </m:r>
          </m:sub>
        </m:sSub>
      </m:oMath>
      <w:ins w:id="802" w:author="Ryutaro Mori" w:date="2026-03-31T11:29:00Z" w16du:dateUtc="2026-03-31T02:29:00Z">
        <w:del w:id="803" w:author="Tatsuya Kameda" w:date="2026-04-06T11:21:00Z" w16du:dateUtc="2026-04-06T02:21:00Z">
          <w:r w:rsidR="00032B1E" w:rsidRPr="00032B1E" w:rsidDel="00AB4A8E">
            <w:delText xml:space="preserve"> upward, because</w:delText>
          </w:r>
        </w:del>
      </w:ins>
      <w:ins w:id="804" w:author="Ryutaro Mori" w:date="2026-03-31T11:33:00Z" w16du:dateUtc="2026-03-31T02:33:00Z">
        <w:del w:id="805" w:author="Tatsuya Kameda" w:date="2026-04-06T11:21:00Z" w16du:dateUtc="2026-04-06T02:21:00Z">
          <w:r w:rsidR="00032B1E" w:rsidDel="00AB4A8E">
            <w:delText xml:space="preserve"> only</w:delText>
          </w:r>
        </w:del>
      </w:ins>
      <w:ins w:id="806" w:author="Ryutaro Mori" w:date="2026-03-31T11:29:00Z" w16du:dateUtc="2026-03-31T02:29:00Z">
        <w:del w:id="807" w:author="Tatsuya Kameda" w:date="2026-04-06T11:21:00Z" w16du:dateUtc="2026-04-06T02:21:00Z">
          <w:r w:rsidR="00032B1E" w:rsidRPr="00032B1E" w:rsidDel="00AB4A8E">
            <w:delText xml:space="preserve"> </w:delText>
          </w:r>
        </w:del>
      </w:ins>
      <w:ins w:id="808" w:author="Ryutaro Mori" w:date="2026-03-31T11:33:00Z" w16du:dateUtc="2026-03-31T02:33:00Z">
        <w:del w:id="809" w:author="Tatsuya Kameda" w:date="2026-04-06T11:21:00Z" w16du:dateUtc="2026-04-06T02:21:00Z">
          <w:r w:rsidR="00032B1E" w:rsidDel="00AB4A8E">
            <w:delText>players with</w:delText>
          </w:r>
        </w:del>
      </w:ins>
      <w:ins w:id="810" w:author="Ryutaro Mori" w:date="2026-03-31T11:29:00Z" w16du:dateUtc="2026-03-31T02:29:00Z">
        <w:del w:id="811" w:author="Tatsuya Kameda" w:date="2026-04-06T11:21:00Z" w16du:dateUtc="2026-04-06T02:21:00Z">
          <w:r w:rsidR="00032B1E" w:rsidRPr="00032B1E" w:rsidDel="00AB4A8E">
            <w:delText xml:space="preserve"> higher </w:delText>
          </w:r>
        </w:del>
      </w:ins>
      <m:oMath>
        <m:r>
          <w:ins w:id="812" w:author="Ryutaro Mori" w:date="2026-03-31T11:33:00Z" w16du:dateUtc="2026-03-31T02:33:00Z">
            <w:del w:id="813" w:author="Tatsuya Kameda" w:date="2026-04-06T11:21:00Z" w16du:dateUtc="2026-04-06T02:21:00Z">
              <w:rPr>
                <w:rFonts w:ascii="Cambria Math" w:hAnsi="Cambria Math"/>
              </w:rPr>
              <m:t>θ</m:t>
            </w:del>
          </w:ins>
        </m:r>
      </m:oMath>
      <w:ins w:id="814" w:author="Ryutaro Mori" w:date="2026-03-31T11:33:00Z" w16du:dateUtc="2026-03-31T02:33:00Z">
        <w:del w:id="815" w:author="Tatsuya Kameda" w:date="2026-04-06T11:21:00Z" w16du:dateUtc="2026-04-06T02:21:00Z">
          <w:r w:rsidR="00032B1E" w:rsidDel="00AB4A8E">
            <w:delText xml:space="preserve"> </w:delText>
          </w:r>
        </w:del>
      </w:ins>
      <w:ins w:id="816" w:author="Ryutaro Mori" w:date="2026-03-31T12:37:00Z" w16du:dateUtc="2026-03-31T03:37:00Z">
        <w:del w:id="817" w:author="Tatsuya Kameda" w:date="2026-04-06T11:21:00Z" w16du:dateUtc="2026-04-06T02:21:00Z">
          <w:r w:rsidR="00712DED" w:rsidDel="00AB4A8E">
            <w:delText>c</w:delText>
          </w:r>
        </w:del>
      </w:ins>
      <w:ins w:id="818" w:author="Ryutaro Mori" w:date="2026-03-31T11:33:00Z" w16du:dateUtc="2026-03-31T02:33:00Z">
        <w:del w:id="819" w:author="Tatsuya Kameda" w:date="2026-04-06T11:21:00Z" w16du:dateUtc="2026-04-06T02:21:00Z">
          <w:r w:rsidR="00032B1E" w:rsidDel="00AB4A8E">
            <w:delText>ould rationally choose to cooperate</w:delText>
          </w:r>
        </w:del>
      </w:ins>
      <w:ins w:id="820" w:author="Ryutaro Mori" w:date="2026-03-31T11:29:00Z" w16du:dateUtc="2026-03-31T02:29:00Z">
        <w:del w:id="821" w:author="Tatsuya Kameda" w:date="2026-04-06T11:21:00Z" w16du:dateUtc="2026-04-06T02:21:00Z">
          <w:r w:rsidR="00032B1E" w:rsidRPr="00032B1E" w:rsidDel="00AB4A8E">
            <w:delText>.</w:delText>
          </w:r>
        </w:del>
      </w:ins>
    </w:p>
    <w:p w14:paraId="073B080B" w14:textId="4D43A620" w:rsidR="00257750" w:rsidRDefault="00FE36CC" w:rsidP="00AB4A8E">
      <w:pPr>
        <w:ind w:firstLineChars="213" w:firstLine="426"/>
        <w:pPrChange w:id="822" w:author="Tatsuya Kameda" w:date="2026-04-06T11:22:00Z" w16du:dateUtc="2026-04-06T02:22:00Z">
          <w:pPr>
            <w:ind w:firstLine="0"/>
          </w:pPr>
        </w:pPrChange>
      </w:pPr>
      <w:ins w:id="823" w:author="Ryutaro Mori" w:date="2026-03-31T11:34:00Z" w16du:dateUtc="2026-03-31T02:34:00Z">
        <w:del w:id="824" w:author="Tatsuya Kameda" w:date="2026-04-06T11:22:00Z" w16du:dateUtc="2026-04-06T02:22:00Z">
          <w:r w:rsidDel="00AB4A8E">
            <w:delText xml:space="preserve">Note </w:delText>
          </w:r>
        </w:del>
      </w:ins>
      <w:ins w:id="825" w:author="Tatsuya Kameda" w:date="2026-04-06T11:22:00Z" w16du:dateUtc="2026-04-06T02:22:00Z">
        <w:r w:rsidR="00AB4A8E">
          <w:t xml:space="preserve">As a </w:t>
        </w:r>
      </w:ins>
      <w:ins w:id="826" w:author="Ryutaro Mori" w:date="2026-03-31T11:34:00Z" w16du:dateUtc="2026-03-31T02:34:00Z">
        <w:del w:id="827" w:author="Tatsuya Kameda" w:date="2026-04-06T11:22:00Z" w16du:dateUtc="2026-04-06T02:22:00Z">
          <w:r w:rsidDel="00AB4A8E">
            <w:delText xml:space="preserve">that </w:delText>
          </w:r>
        </w:del>
      </w:ins>
      <w:del w:id="828" w:author="Tatsuya Kameda" w:date="2026-04-06T11:22:00Z" w16du:dateUtc="2026-04-06T02:22:00Z">
        <w:r w:rsidR="00257750" w:rsidRPr="00257750" w:rsidDel="00AB4A8E">
          <w:delText>T</w:delText>
        </w:r>
      </w:del>
      <w:ins w:id="829" w:author="Ryutaro Mori" w:date="2026-03-31T11:34:00Z" w16du:dateUtc="2026-03-31T02:34:00Z">
        <w:del w:id="830" w:author="Tatsuya Kameda" w:date="2026-04-06T11:22:00Z" w16du:dateUtc="2026-04-06T02:22:00Z">
          <w:r w:rsidDel="00AB4A8E">
            <w:delText>t</w:delText>
          </w:r>
        </w:del>
      </w:ins>
      <w:del w:id="831" w:author="Tatsuya Kameda" w:date="2026-04-06T11:22:00Z" w16du:dateUtc="2026-04-06T02:22:00Z">
        <w:r w:rsidR="00257750" w:rsidRPr="00257750" w:rsidDel="00AB4A8E">
          <w:delText xml:space="preserve">he </w:delText>
        </w:r>
      </w:del>
      <w:r w:rsidR="00257750" w:rsidRPr="00257750">
        <w:t>benchmark</w:t>
      </w:r>
      <w:ins w:id="832" w:author="Tatsuya Kameda" w:date="2026-04-06T11:23:00Z" w16du:dateUtc="2026-04-06T02:23:00Z">
        <w:r w:rsidR="00AB4A8E">
          <w:t xml:space="preserve">, </w:t>
        </w:r>
        <w:r w:rsidR="00AB4A8E" w:rsidRPr="00AB4A8E">
          <w:t>if all players are purely self-interested</w:t>
        </w:r>
      </w:ins>
      <w:del w:id="833" w:author="Tatsuya Kameda" w:date="2026-04-06T11:23:00Z" w16du:dateUtc="2026-04-06T02:23:00Z">
        <w:r w:rsidR="00257750" w:rsidRPr="00257750" w:rsidDel="00AB4A8E">
          <w:delText xml:space="preserve"> case of purely self-interested preferences</w:delText>
        </w:r>
      </w:del>
      <w:r w:rsidR="00010AF9">
        <w:t xml:space="preserv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oMath>
      <w:r w:rsidR="00257750" w:rsidRPr="00257750">
        <w:t xml:space="preserve"> for all </w:t>
      </w:r>
      <m:oMath>
        <m:r>
          <w:rPr>
            <w:rFonts w:ascii="Cambria Math" w:hAnsi="Cambria Math"/>
          </w:rPr>
          <m:t>i</m:t>
        </m:r>
      </m:oMath>
      <w:r w:rsidR="00257750" w:rsidRPr="00257750">
        <w:t>)</w:t>
      </w:r>
      <w:ins w:id="834" w:author="Tatsuya Kameda" w:date="2026-04-06T11:24:00Z" w16du:dateUtc="2026-04-06T02:24:00Z">
        <w:r w:rsidR="00AB4A8E">
          <w:t>, the model</w:t>
        </w:r>
      </w:ins>
      <w:r w:rsidR="00257750" w:rsidRPr="00257750">
        <w:t xml:space="preserve"> predicts mutual defection in </w:t>
      </w:r>
      <w:r w:rsidR="00EC3B30">
        <w:t xml:space="preserve">both </w:t>
      </w:r>
      <w:ins w:id="835" w:author="Tatsuya Kameda" w:date="2026-04-06T11:24:00Z" w16du:dateUtc="2026-04-06T02:24:00Z">
        <w:r w:rsidR="00AB4A8E">
          <w:t xml:space="preserve">endogenous- and </w:t>
        </w:r>
      </w:ins>
      <w:del w:id="836" w:author="Tatsuya Kameda" w:date="2026-04-06T11:24:00Z" w16du:dateUtc="2026-04-06T02:24:00Z">
        <w:r w:rsidR="005779B7" w:rsidDel="00AB4A8E">
          <w:delText xml:space="preserve">the </w:delText>
        </w:r>
      </w:del>
      <w:r w:rsidR="00257750" w:rsidRPr="00257750">
        <w:t xml:space="preserve">exogenous-order </w:t>
      </w:r>
      <w:del w:id="837" w:author="Tatsuya Kameda" w:date="2026-04-06T11:24:00Z" w16du:dateUtc="2026-04-06T02:24:00Z">
        <w:r w:rsidR="00257750" w:rsidRPr="00257750" w:rsidDel="00AB4A8E">
          <w:delText xml:space="preserve">and endogenous-order </w:delText>
        </w:r>
      </w:del>
      <w:r w:rsidR="00EC3B30">
        <w:t>games</w:t>
      </w:r>
      <w:ins w:id="838" w:author="Ryutaro Mori" w:date="2026-03-26T01:30:00Z" w16du:dateUtc="2026-03-25T16:30:00Z">
        <w:r w:rsidR="00BD0042">
          <w:t>.</w:t>
        </w:r>
      </w:ins>
      <w:del w:id="839" w:author="Ryutaro Mori" w:date="2026-03-26T01:30:00Z" w16du:dateUtc="2026-03-25T16:30:00Z">
        <w:r w:rsidR="00EC3B30" w:rsidDel="00BD0042">
          <w:delText>,</w:delText>
        </w:r>
        <w:r w:rsidR="00257750" w:rsidRPr="00257750" w:rsidDel="00BD0042">
          <w:delText xml:space="preserve"> confirming</w:delText>
        </w:r>
      </w:del>
      <w:r w:rsidR="00257750" w:rsidRPr="00257750">
        <w:t xml:space="preserve"> </w:t>
      </w:r>
      <w:ins w:id="840" w:author="Tatsuya Kameda" w:date="2026-04-06T11:25:00Z" w16du:dateUtc="2026-04-06T02:25:00Z">
        <w:r w:rsidR="00043882">
          <w:t>Hence</w:t>
        </w:r>
      </w:ins>
      <w:ins w:id="841" w:author="Ryutaro Mori" w:date="2026-03-26T01:30:00Z" w16du:dateUtc="2026-03-25T16:30:00Z">
        <w:del w:id="842" w:author="Tatsuya Kameda" w:date="2026-04-06T11:25:00Z" w16du:dateUtc="2026-04-06T02:25:00Z">
          <w:r w:rsidR="00BD0042" w:rsidDel="00043882">
            <w:delText>In other words</w:delText>
          </w:r>
        </w:del>
        <w:r w:rsidR="00BD0042">
          <w:t xml:space="preserve">, </w:t>
        </w:r>
      </w:ins>
      <w:del w:id="843" w:author="Ryutaro Mori" w:date="2026-03-26T01:30:00Z" w16du:dateUtc="2026-03-25T16:30:00Z">
        <w:r w:rsidR="00257750" w:rsidRPr="00257750" w:rsidDel="00100384">
          <w:delText xml:space="preserve">that </w:delText>
        </w:r>
      </w:del>
      <w:r w:rsidR="00257750" w:rsidRPr="00257750">
        <w:t xml:space="preserve">other-regarding preferences are necessary to account for the cooperative </w:t>
      </w:r>
      <w:del w:id="844" w:author="Tatsuya Kameda" w:date="2026-04-06T11:25:00Z" w16du:dateUtc="2026-04-06T02:25:00Z">
        <w:r w:rsidR="00257750" w:rsidRPr="00257750" w:rsidDel="00043882">
          <w:delText>patterns we</w:delText>
        </w:r>
      </w:del>
      <w:ins w:id="845" w:author="Tatsuya Kameda" w:date="2026-04-06T11:25:00Z" w16du:dateUtc="2026-04-06T02:25:00Z">
        <w:r w:rsidR="00043882">
          <w:t>behavior</w:t>
        </w:r>
      </w:ins>
      <w:r w:rsidR="00257750" w:rsidRPr="00257750">
        <w:t xml:space="preserve"> observe</w:t>
      </w:r>
      <w:r w:rsidR="00EA359A">
        <w:t>d in the experiments</w:t>
      </w:r>
      <w:r w:rsidR="00257750" w:rsidRPr="00257750">
        <w:rPr>
          <w:rFonts w:hint="eastAsia"/>
        </w:rPr>
        <w:t>.</w:t>
      </w:r>
    </w:p>
    <w:bookmarkEnd w:id="350"/>
    <w:p w14:paraId="5F60BCD4" w14:textId="6D75EB4C" w:rsidR="00FC4FAC" w:rsidRDefault="00150B72" w:rsidP="00B13E75">
      <w:commentRangeStart w:id="846"/>
      <w:r>
        <w:lastRenderedPageBreak/>
        <w:t>For tractability</w:t>
      </w:r>
      <w:ins w:id="847" w:author="Tatsuya Kameda" w:date="2026-04-06T11:27:00Z" w16du:dateUtc="2026-04-06T02:27:00Z">
        <w:r w:rsidR="00450DE5">
          <w:t>,</w:t>
        </w:r>
      </w:ins>
      <w:r>
        <w:t xml:space="preserve"> </w:t>
      </w:r>
      <w:del w:id="848" w:author="Tatsuya Kameda" w:date="2026-04-06T11:27:00Z" w16du:dateUtc="2026-04-06T02:27:00Z">
        <w:r w:rsidDel="00450DE5">
          <w:delText>and comparability across time structures</w:delText>
        </w:r>
      </w:del>
      <w:ins w:id="849" w:author="KAMEDA Tatsuya" w:date="2026-03-17T19:32:00Z" w16du:dateUtc="2026-03-17T10:32:00Z">
        <w:del w:id="850" w:author="Ryutaro Mori" w:date="2026-03-30T19:56:00Z" w16du:dateUtc="2026-03-30T10:56:00Z">
          <w:r w:rsidR="001B5A06" w:rsidDel="003F633D">
            <w:delText xml:space="preserve"> comparable to </w:delText>
          </w:r>
        </w:del>
      </w:ins>
      <w:ins w:id="851" w:author="KAMEDA Tatsuya" w:date="2026-03-17T19:33:00Z" w16du:dateUtc="2026-03-17T10:33:00Z">
        <w:del w:id="852" w:author="Ryutaro Mori" w:date="2026-03-30T19:56:00Z" w16du:dateUtc="2026-03-30T10:56:00Z">
          <w:r w:rsidR="00AE047D" w:rsidDel="003F633D">
            <w:delText xml:space="preserve">the </w:delText>
          </w:r>
        </w:del>
      </w:ins>
      <w:ins w:id="853" w:author="KAMEDA Tatsuya" w:date="2026-03-17T19:32:00Z" w16du:dateUtc="2026-03-17T10:32:00Z">
        <w:del w:id="854" w:author="Ryutaro Mori" w:date="2026-03-30T19:56:00Z" w16du:dateUtc="2026-03-30T10:56:00Z">
          <w:r w:rsidR="001B5A06" w:rsidDel="003F633D">
            <w:delText>real time, sequential or simultaneous</w:delText>
          </w:r>
        </w:del>
      </w:ins>
      <w:ins w:id="855" w:author="KAMEDA Tatsuya" w:date="2026-03-17T19:33:00Z" w16du:dateUtc="2026-03-17T10:33:00Z">
        <w:del w:id="856" w:author="Ryutaro Mori" w:date="2026-03-30T19:56:00Z" w16du:dateUtc="2026-03-30T10:56:00Z">
          <w:r w:rsidR="00AE047D" w:rsidDel="003F633D">
            <w:delText xml:space="preserve"> settings</w:delText>
          </w:r>
          <w:r w:rsidR="00987CC6" w:rsidDel="003F633D">
            <w:delText xml:space="preserve"> in the experiments</w:delText>
          </w:r>
        </w:del>
      </w:ins>
      <w:del w:id="857" w:author="Tatsuya Kameda" w:date="2026-04-06T11:27:00Z" w16du:dateUtc="2026-04-06T02:27:00Z">
        <w:r w:rsidDel="00450DE5">
          <w:delText xml:space="preserve">, </w:delText>
        </w:r>
      </w:del>
      <w:r>
        <w:t xml:space="preserve">we focus on </w:t>
      </w:r>
      <w:ins w:id="858" w:author="Tatsuya Kameda" w:date="2026-04-06T12:53:00Z" w16du:dateUtc="2026-04-06T03:53:00Z">
        <w:r w:rsidR="000C04D8">
          <w:t xml:space="preserve">threshold </w:t>
        </w:r>
      </w:ins>
      <w:commentRangeStart w:id="859"/>
      <w:commentRangeStart w:id="860"/>
      <w:del w:id="861" w:author="Ryutaro Mori" w:date="2026-03-30T19:56:00Z" w16du:dateUtc="2026-03-30T10:56:00Z">
        <w:r w:rsidDel="003F633D">
          <w:delText xml:space="preserve">cutoff </w:delText>
        </w:r>
      </w:del>
      <w:ins w:id="862" w:author="Ryutaro Mori" w:date="2026-03-30T19:56:00Z" w16du:dateUtc="2026-03-30T10:56:00Z">
        <w:del w:id="863" w:author="Tatsuya Kameda" w:date="2026-04-06T11:27:00Z" w16du:dateUtc="2026-04-06T02:27:00Z">
          <w:r w:rsidR="003F633D" w:rsidDel="00450DE5">
            <w:delText>a cla</w:delText>
          </w:r>
        </w:del>
      </w:ins>
      <w:ins w:id="864" w:author="Ryutaro Mori" w:date="2026-03-30T19:57:00Z" w16du:dateUtc="2026-03-30T10:57:00Z">
        <w:del w:id="865" w:author="Tatsuya Kameda" w:date="2026-04-06T11:27:00Z" w16du:dateUtc="2026-04-06T02:27:00Z">
          <w:r w:rsidR="003F633D" w:rsidDel="00450DE5">
            <w:delText>ss of</w:delText>
          </w:r>
        </w:del>
      </w:ins>
      <w:ins w:id="866" w:author="Ryutaro Mori" w:date="2026-03-30T19:56:00Z" w16du:dateUtc="2026-03-30T10:56:00Z">
        <w:del w:id="867" w:author="Tatsuya Kameda" w:date="2026-04-06T11:27:00Z" w16du:dateUtc="2026-04-06T02:27:00Z">
          <w:r w:rsidR="003F633D" w:rsidDel="00450DE5">
            <w:delText xml:space="preserve"> </w:delText>
          </w:r>
        </w:del>
      </w:ins>
      <w:r>
        <w:t xml:space="preserve">equilibria in which </w:t>
      </w:r>
      <w:del w:id="868" w:author="Tatsuya Kameda" w:date="2026-04-06T11:28:00Z" w16du:dateUtc="2026-04-06T02:28:00Z">
        <w:r w:rsidR="009752B9" w:rsidDel="00450DE5">
          <w:delText xml:space="preserve">each </w:delText>
        </w:r>
      </w:del>
      <w:r w:rsidR="009752B9">
        <w:t>player</w:t>
      </w:r>
      <w:del w:id="869" w:author="Tatsuya Kameda" w:date="2026-04-06T11:28:00Z" w16du:dateUtc="2026-04-06T02:28:00Z">
        <w:r w:rsidR="009752B9" w:rsidDel="00450DE5">
          <w:delText>’</w:delText>
        </w:r>
      </w:del>
      <w:r w:rsidR="009752B9">
        <w:t>s</w:t>
      </w:r>
      <w:ins w:id="870" w:author="Tatsuya Kameda" w:date="2026-04-06T11:28:00Z" w16du:dateUtc="2026-04-06T02:28:00Z">
        <w:r w:rsidR="00450DE5">
          <w:t>’</w:t>
        </w:r>
      </w:ins>
      <w:r w:rsidR="009752B9">
        <w:t xml:space="preserve"> decisions </w:t>
      </w:r>
      <w:ins w:id="871" w:author="Tatsuya Kameda" w:date="2026-04-06T12:53:00Z" w16du:dateUtc="2026-04-06T03:53:00Z">
        <w:r w:rsidR="000C04D8">
          <w:t xml:space="preserve">depend on </w:t>
        </w:r>
      </w:ins>
      <w:del w:id="872" w:author="Tatsuya Kameda" w:date="2026-04-06T11:28:00Z" w16du:dateUtc="2026-04-06T02:28:00Z">
        <w:r w:rsidR="009752B9" w:rsidDel="00450DE5">
          <w:delText>(whether to commit to cooperate or defect</w:delText>
        </w:r>
        <w:r w:rsidR="005779B7" w:rsidDel="00450DE5">
          <w:delText xml:space="preserve">, or </w:delText>
        </w:r>
        <w:r w:rsidR="00A34E72" w:rsidDel="00450DE5">
          <w:delText xml:space="preserve">choose to </w:delText>
        </w:r>
        <w:r w:rsidR="005779B7" w:rsidDel="00450DE5">
          <w:delText>wait</w:delText>
        </w:r>
        <w:r w:rsidR="009752B9" w:rsidDel="00450DE5">
          <w:delText xml:space="preserve">) </w:delText>
        </w:r>
      </w:del>
      <w:del w:id="873" w:author="Tatsuya Kameda" w:date="2026-04-06T12:54:00Z" w16du:dateUtc="2026-04-06T03:54:00Z">
        <w:r w:rsidR="009752B9" w:rsidDel="000C04D8">
          <w:delText xml:space="preserve">are </w:delText>
        </w:r>
      </w:del>
      <w:del w:id="874" w:author="Tatsuya Kameda" w:date="2026-04-06T11:29:00Z" w16du:dateUtc="2026-04-06T02:29:00Z">
        <w:r w:rsidR="009752B9" w:rsidDel="00450DE5">
          <w:delText xml:space="preserve">determined by </w:delText>
        </w:r>
      </w:del>
      <w:del w:id="875" w:author="Tatsuya Kameda" w:date="2026-04-06T12:54:00Z" w16du:dateUtc="2026-04-06T03:54:00Z">
        <w:r w:rsidR="009752B9" w:rsidDel="000C04D8">
          <w:delText xml:space="preserve">whether </w:delText>
        </w:r>
      </w:del>
      <w:ins w:id="876" w:author="Tatsuya Kameda" w:date="2026-04-06T11:30:00Z" w16du:dateUtc="2026-04-06T02:30:00Z">
        <w:r w:rsidR="00450DE5">
          <w:t xml:space="preserve">whether </w:t>
        </w:r>
      </w:ins>
      <w:del w:id="877" w:author="Tatsuya Kameda" w:date="2026-04-06T11:30:00Z" w16du:dateUtc="2026-04-06T02:30:00Z">
        <w:r w:rsidR="009752B9" w:rsidDel="00450DE5">
          <w:delText xml:space="preserve">the degree of </w:delText>
        </w:r>
      </w:del>
      <w:r w:rsidR="009752B9">
        <w:t>their reciproc</w:t>
      </w:r>
      <w:ins w:id="878" w:author="Tatsuya Kameda" w:date="2026-04-06T11:30:00Z" w16du:dateUtc="2026-04-06T02:30:00Z">
        <w:r w:rsidR="00450DE5">
          <w:t>al preference</w:t>
        </w:r>
      </w:ins>
      <w:del w:id="879" w:author="Tatsuya Kameda" w:date="2026-04-06T11:30:00Z" w16du:dateUtc="2026-04-06T02:30:00Z">
        <w:r w:rsidR="009752B9" w:rsidDel="00450DE5">
          <w:delText>ity</w:delText>
        </w:r>
      </w:del>
      <w:r w:rsidR="009752B9">
        <w:t xml:space="preserve">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009752B9">
        <w:t xml:space="preserve"> exceeds certain </w:t>
      </w:r>
      <w:ins w:id="880" w:author="Tatsuya Kameda" w:date="2026-04-06T13:28:00Z" w16du:dateUtc="2026-04-06T04:28:00Z">
        <w:r w:rsidR="00F27B20">
          <w:t>critical values</w:t>
        </w:r>
      </w:ins>
      <w:del w:id="881" w:author="Tatsuya Kameda" w:date="2026-04-06T13:28:00Z" w16du:dateUtc="2026-04-06T04:28:00Z">
        <w:r w:rsidDel="00F27B20">
          <w:delText>thresholds</w:delText>
        </w:r>
      </w:del>
      <w:r w:rsidR="00167028">
        <w:t xml:space="preserve">. </w:t>
      </w:r>
      <w:r w:rsidR="00167028" w:rsidRPr="00167028">
        <w:t xml:space="preserve">This allows us to </w:t>
      </w:r>
      <w:ins w:id="882" w:author="Tatsuya Kameda" w:date="2026-04-06T13:28:00Z" w16du:dateUtc="2026-04-06T04:28:00Z">
        <w:r w:rsidR="00346ABC">
          <w:t>chara</w:t>
        </w:r>
      </w:ins>
      <w:ins w:id="883" w:author="Tatsuya Kameda" w:date="2026-04-06T13:29:00Z" w16du:dateUtc="2026-04-06T04:29:00Z">
        <w:r w:rsidR="00346ABC">
          <w:t>cterize</w:t>
        </w:r>
      </w:ins>
      <w:ins w:id="884" w:author="Tatsuya Kameda" w:date="2026-04-06T11:31:00Z" w16du:dateUtc="2026-04-06T02:31:00Z">
        <w:r w:rsidR="00450DE5">
          <w:t xml:space="preserve"> </w:t>
        </w:r>
      </w:ins>
      <w:del w:id="885" w:author="Tatsuya Kameda" w:date="2026-04-06T11:31:00Z" w16du:dateUtc="2026-04-06T02:31:00Z">
        <w:r w:rsidR="00167028" w:rsidRPr="00167028" w:rsidDel="00450DE5">
          <w:delText xml:space="preserve">characterize </w:delText>
        </w:r>
      </w:del>
      <w:r w:rsidR="00167028" w:rsidRPr="00167028">
        <w:t xml:space="preserve">equilibrium behavior </w:t>
      </w:r>
      <w:r w:rsidR="00167028" w:rsidRPr="00167028">
        <w:rPr>
          <w:rFonts w:hint="eastAsia"/>
        </w:rPr>
        <w:t>i</w:t>
      </w:r>
      <w:r w:rsidR="00167028" w:rsidRPr="00167028">
        <w:t xml:space="preserve">n terms of </w:t>
      </w:r>
      <w:ins w:id="886" w:author="Tatsuya Kameda" w:date="2026-04-06T13:29:00Z" w16du:dateUtc="2026-04-06T04:29:00Z">
        <w:r w:rsidR="00346ABC">
          <w:t>cutoff strategies over types</w:t>
        </w:r>
      </w:ins>
      <w:del w:id="887" w:author="Tatsuya Kameda" w:date="2026-04-06T13:29:00Z" w16du:dateUtc="2026-04-06T04:29:00Z">
        <w:r w:rsidR="00167028" w:rsidRPr="00167028" w:rsidDel="00346ABC">
          <w:delText>these thresholds</w:delText>
        </w:r>
      </w:del>
      <w:r w:rsidR="00167028" w:rsidRPr="00167028">
        <w:t xml:space="preserve"> </w:t>
      </w:r>
      <w:commentRangeEnd w:id="859"/>
      <w:r w:rsidR="000B4960">
        <w:rPr>
          <w:rStyle w:val="a6"/>
          <w:sz w:val="20"/>
          <w:szCs w:val="24"/>
        </w:rPr>
        <w:commentReference w:id="859"/>
      </w:r>
      <w:commentRangeEnd w:id="860"/>
      <w:r w:rsidR="00A86B36">
        <w:rPr>
          <w:rStyle w:val="a6"/>
          <w:sz w:val="20"/>
          <w:szCs w:val="24"/>
        </w:rPr>
        <w:commentReference w:id="860"/>
      </w:r>
      <w:r>
        <w:t xml:space="preserve">(see </w:t>
      </w:r>
      <w:del w:id="888" w:author="Ryutaro Mori" w:date="2026-03-30T19:53:00Z" w16du:dateUtc="2026-03-30T10:53:00Z">
        <w:r w:rsidDel="00A94B0E">
          <w:delText>SI 2</w:delText>
        </w:r>
      </w:del>
      <w:ins w:id="889" w:author="Ryutaro Mori" w:date="2026-03-30T19:53:00Z" w16du:dateUtc="2026-03-30T10:53:00Z">
        <w:r w:rsidR="00A94B0E">
          <w:t>SI 3</w:t>
        </w:r>
      </w:ins>
      <w:r>
        <w:t xml:space="preserve"> for full derivations</w:t>
      </w:r>
      <w:ins w:id="890" w:author="Ryutaro Mori" w:date="2026-03-30T19:57:00Z" w16du:dateUtc="2026-03-30T10:57:00Z">
        <w:del w:id="891" w:author="Tatsuya Kameda" w:date="2026-04-06T11:31:00Z" w16du:dateUtc="2026-04-06T02:31:00Z">
          <w:r w:rsidR="005765B9" w:rsidDel="00450DE5">
            <w:delText xml:space="preserve"> and rationale in limiting </w:delText>
          </w:r>
          <w:r w:rsidR="00593865" w:rsidDel="00450DE5">
            <w:delText xml:space="preserve">analysis to </w:delText>
          </w:r>
          <w:r w:rsidR="005765B9" w:rsidDel="00450DE5">
            <w:delText>such equilibria</w:delText>
          </w:r>
        </w:del>
      </w:ins>
      <w:r>
        <w:t xml:space="preserve">). </w:t>
      </w:r>
      <w:commentRangeEnd w:id="846"/>
      <w:r w:rsidR="00AD3E9C">
        <w:rPr>
          <w:rStyle w:val="a6"/>
          <w:sz w:val="20"/>
          <w:szCs w:val="24"/>
        </w:rPr>
        <w:commentReference w:id="846"/>
      </w:r>
    </w:p>
    <w:p w14:paraId="06B03F50" w14:textId="25C6E857" w:rsidR="00703FA6" w:rsidRDefault="00B13E75" w:rsidP="00B13E75">
      <w:pPr>
        <w:rPr>
          <w:ins w:id="892" w:author="Tatsuya Kameda" w:date="2026-04-06T11:35:00Z" w16du:dateUtc="2026-04-06T02:35:00Z"/>
        </w:rPr>
      </w:pPr>
      <w:r>
        <w:t xml:space="preserve">The model yields three main results that </w:t>
      </w:r>
      <w:ins w:id="893" w:author="Tatsuya Kameda" w:date="2026-04-06T11:34:00Z" w16du:dateUtc="2026-04-06T02:34:00Z">
        <w:r w:rsidR="00703FA6">
          <w:t xml:space="preserve">correspond directly to </w:t>
        </w:r>
      </w:ins>
      <w:del w:id="894" w:author="Tatsuya Kameda" w:date="2026-04-06T11:35:00Z" w16du:dateUtc="2026-04-06T02:35:00Z">
        <w:r w:rsidDel="00703FA6">
          <w:delText xml:space="preserve">we can map onto </w:delText>
        </w:r>
      </w:del>
      <w:r>
        <w:t>the empirical findings</w:t>
      </w:r>
      <w:r w:rsidR="005F7332">
        <w:t xml:space="preserve"> </w:t>
      </w:r>
      <w:commentRangeStart w:id="895"/>
      <w:r w:rsidR="005F7332">
        <w:t>(</w:t>
      </w:r>
      <w:del w:id="896" w:author="Tatsuya Kameda" w:date="2026-04-06T12:59:00Z" w16du:dateUtc="2026-04-06T03:59:00Z">
        <w:r w:rsidR="005F7332" w:rsidDel="00F07BC4">
          <w:delText xml:space="preserve">see </w:delText>
        </w:r>
      </w:del>
      <w:r w:rsidR="007B688B">
        <w:rPr>
          <w:rFonts w:hint="eastAsia"/>
        </w:rPr>
        <w:t>Fig. 4</w:t>
      </w:r>
      <w:del w:id="897" w:author="Tatsuya Kameda" w:date="2026-04-06T12:59:00Z" w16du:dateUtc="2026-04-06T03:59:00Z">
        <w:r w:rsidR="007B688B" w:rsidDel="00F07BC4">
          <w:rPr>
            <w:rFonts w:hint="eastAsia"/>
          </w:rPr>
          <w:delText xml:space="preserve"> </w:delText>
        </w:r>
        <w:r w:rsidR="00912F6E" w:rsidDel="00F07BC4">
          <w:delText xml:space="preserve">1 for </w:delText>
        </w:r>
        <w:r w:rsidR="007B688B" w:rsidDel="00F07BC4">
          <w:rPr>
            <w:rFonts w:hint="eastAsia"/>
          </w:rPr>
          <w:delText>graphical illustration</w:delText>
        </w:r>
      </w:del>
      <w:r w:rsidR="005F7332">
        <w:t>)</w:t>
      </w:r>
      <w:commentRangeEnd w:id="895"/>
      <w:r w:rsidR="006F7D55">
        <w:rPr>
          <w:rStyle w:val="a6"/>
          <w:sz w:val="20"/>
          <w:szCs w:val="24"/>
        </w:rPr>
        <w:commentReference w:id="895"/>
      </w:r>
      <w:r>
        <w:t xml:space="preserve">. </w:t>
      </w:r>
    </w:p>
    <w:p w14:paraId="06CEC78C" w14:textId="16BB4A99" w:rsidR="00B13E75" w:rsidRDefault="00B13E75" w:rsidP="00B13E75">
      <w:r>
        <w:t xml:space="preserve">First, in the </w:t>
      </w:r>
      <w:r w:rsidRPr="00B0061E">
        <w:rPr>
          <w:i/>
          <w:iCs/>
          <w:rPrChange w:id="898" w:author="Ryutaro Mori" w:date="2026-03-30T20:03:00Z" w16du:dateUtc="2026-03-30T11:03:00Z">
            <w:rPr/>
          </w:rPrChange>
        </w:rPr>
        <w:t>endogenous</w:t>
      </w:r>
      <w:r>
        <w:t xml:space="preserve">-order game, committing to </w:t>
      </w:r>
      <w:ins w:id="899" w:author="Tatsuya Kameda" w:date="2026-04-06T11:37:00Z" w16du:dateUtc="2026-04-06T02:37:00Z">
        <w:r w:rsidR="008F7867">
          <w:t xml:space="preserve">defection in </w:t>
        </w:r>
      </w:ins>
      <w:r>
        <w:t>Stage</w:t>
      </w:r>
      <w:ins w:id="900" w:author="Tatsuya Kameda" w:date="2026-04-06T11:37:00Z" w16du:dateUtc="2026-04-06T02:37:00Z">
        <w:r w:rsidR="008F7867">
          <w:t xml:space="preserve"> </w:t>
        </w:r>
      </w:ins>
      <w:del w:id="901" w:author="Tatsuya Kameda" w:date="2026-04-06T11:37:00Z" w16du:dateUtc="2026-04-06T02:37:00Z">
        <w:r w:rsidDel="008F7867">
          <w:delText>-</w:delText>
        </w:r>
      </w:del>
      <w:r>
        <w:t>1</w:t>
      </w:r>
      <w:del w:id="902" w:author="Tatsuya Kameda" w:date="2026-04-06T11:37:00Z" w16du:dateUtc="2026-04-06T02:37:00Z">
        <w:r w:rsidDel="008F7867">
          <w:delText xml:space="preserve"> defection</w:delText>
        </w:r>
      </w:del>
      <w:r>
        <w:t xml:space="preserve"> is weakly dominated by waiting (</w:t>
      </w:r>
      <w:r w:rsidRPr="00DA6A5A">
        <w:rPr>
          <w:b/>
          <w:bCs/>
          <w:rPrChange w:id="903" w:author="Ryutaro Mori" w:date="2026-03-31T12:27:00Z" w16du:dateUtc="2026-03-31T03:27:00Z">
            <w:rPr/>
          </w:rPrChange>
        </w:rPr>
        <w:t>Proposition 1</w:t>
      </w:r>
      <w:del w:id="904" w:author="Tatsuya Kameda" w:date="2026-04-06T11:37:00Z" w16du:dateUtc="2026-04-06T02:37:00Z">
        <w:r w:rsidDel="008F7867">
          <w:delText>, SI 2</w:delText>
        </w:r>
      </w:del>
      <w:ins w:id="905" w:author="Ryutaro Mori" w:date="2026-03-30T19:53:00Z" w16du:dateUtc="2026-03-30T10:53:00Z">
        <w:del w:id="906" w:author="Tatsuya Kameda" w:date="2026-04-06T11:37:00Z" w16du:dateUtc="2026-04-06T02:37:00Z">
          <w:r w:rsidR="00A94B0E" w:rsidDel="008F7867">
            <w:delText>SI 3</w:delText>
          </w:r>
        </w:del>
      </w:ins>
      <w:r>
        <w:t xml:space="preserve">). </w:t>
      </w:r>
      <w:ins w:id="907" w:author="Tatsuya Kameda" w:date="2026-04-06T13:01:00Z" w16du:dateUtc="2026-04-06T04:01:00Z">
        <w:r w:rsidR="00952C9E" w:rsidRPr="00952C9E">
          <w:t>Waiting preserves the option to condition one’s action on the partner’s behavior, thereby retaining strategic flexibility.</w:t>
        </w:r>
      </w:ins>
      <w:ins w:id="908" w:author="Tatsuya Kameda" w:date="2026-04-06T13:31:00Z" w16du:dateUtc="2026-04-06T04:31:00Z">
        <w:r w:rsidR="00410192" w:rsidRPr="00410192">
          <w:t xml:space="preserve"> </w:t>
        </w:r>
        <w:r w:rsidR="00410192" w:rsidRPr="00410192">
          <w:t>In contrast, early defection irrevocably eliminates this option without any compensating benefit whenever there is a positive probability of partner cooperatio</w:t>
        </w:r>
        <w:r w:rsidR="00410192">
          <w:t>n</w:t>
        </w:r>
      </w:ins>
      <w:ins w:id="909" w:author="Tatsuya Kameda" w:date="2026-04-06T13:01:00Z" w16du:dateUtc="2026-04-06T04:01:00Z">
        <w:r w:rsidR="00952C9E" w:rsidRPr="00952C9E">
          <w:t>. As a result, rational players delay defection. This prediction aligns with the empirical finding that last-second decisions are modal among potential first-mover defections in RT.</w:t>
        </w:r>
      </w:ins>
      <w:del w:id="910" w:author="Tatsuya Kameda" w:date="2026-04-06T13:01:00Z" w16du:dateUtc="2026-04-06T04:01:00Z">
        <w:r w:rsidDel="00952C9E">
          <w:delText xml:space="preserve">Waiting preserves the </w:delText>
        </w:r>
        <w:r w:rsidR="001F494B" w:rsidDel="00952C9E">
          <w:delText xml:space="preserve">player’s </w:delText>
        </w:r>
        <w:r w:rsidDel="00952C9E">
          <w:rPr>
            <w:rFonts w:hint="eastAsia"/>
          </w:rPr>
          <w:delText>o</w:delText>
        </w:r>
        <w:r w:rsidDel="00952C9E">
          <w:delText>ption to defect later if the partner also waits, while retaining</w:delText>
        </w:r>
      </w:del>
      <w:ins w:id="911" w:author="Ryutaro Mori" w:date="2026-04-01T23:09:00Z" w16du:dateUtc="2026-04-01T14:09:00Z">
        <w:del w:id="912" w:author="Tatsuya Kameda" w:date="2026-04-06T11:38:00Z" w16du:dateUtc="2026-04-06T02:38:00Z">
          <w:r w:rsidR="007F7293" w:rsidDel="008F7867">
            <w:delText>secures</w:delText>
          </w:r>
        </w:del>
      </w:ins>
      <w:del w:id="913" w:author="Tatsuya Kameda" w:date="2026-04-06T11:38:00Z" w16du:dateUtc="2026-04-06T02:38:00Z">
        <w:r w:rsidDel="008F7867">
          <w:delText xml:space="preserve"> the possibility of </w:delText>
        </w:r>
      </w:del>
      <w:del w:id="914" w:author="Tatsuya Kameda" w:date="2026-04-06T13:01:00Z" w16du:dateUtc="2026-04-06T04:01:00Z">
        <w:r w:rsidDel="00952C9E">
          <w:delText>respond</w:delText>
        </w:r>
      </w:del>
      <w:del w:id="915" w:author="Tatsuya Kameda" w:date="2026-04-06T11:38:00Z" w16du:dateUtc="2026-04-06T02:38:00Z">
        <w:r w:rsidDel="008F7867">
          <w:delText>ing</w:delText>
        </w:r>
      </w:del>
      <w:del w:id="916" w:author="Tatsuya Kameda" w:date="2026-04-06T13:01:00Z" w16du:dateUtc="2026-04-06T04:01:00Z">
        <w:r w:rsidDel="00952C9E">
          <w:delText xml:space="preserve"> to </w:delText>
        </w:r>
      </w:del>
      <w:del w:id="917" w:author="Tatsuya Kameda" w:date="2026-04-06T11:38:00Z" w16du:dateUtc="2026-04-06T02:38:00Z">
        <w:r w:rsidDel="008F7867">
          <w:delText>the</w:delText>
        </w:r>
      </w:del>
      <w:del w:id="918" w:author="Tatsuya Kameda" w:date="2026-04-06T13:01:00Z" w16du:dateUtc="2026-04-06T04:01:00Z">
        <w:r w:rsidDel="00952C9E">
          <w:delText xml:space="preserve"> partner</w:delText>
        </w:r>
        <w:r w:rsidR="001B368B" w:rsidDel="00952C9E">
          <w:delText>’</w:delText>
        </w:r>
        <w:r w:rsidDel="00952C9E">
          <w:delText xml:space="preserve">s cooperation </w:delText>
        </w:r>
      </w:del>
      <w:del w:id="919" w:author="Tatsuya Kameda" w:date="2026-04-06T11:38:00Z" w16du:dateUtc="2026-04-06T02:38:00Z">
        <w:r w:rsidDel="008F7867">
          <w:delText>if the</w:delText>
        </w:r>
        <w:r w:rsidR="00061971" w:rsidDel="008F7867">
          <w:delText xml:space="preserve"> partner</w:delText>
        </w:r>
        <w:r w:rsidDel="008F7867">
          <w:delText xml:space="preserve"> commit</w:delText>
        </w:r>
        <w:r w:rsidR="00061971" w:rsidDel="008F7867">
          <w:delText>s</w:delText>
        </w:r>
        <w:r w:rsidDel="008F7867">
          <w:delText xml:space="preserve"> first</w:delText>
        </w:r>
      </w:del>
      <w:ins w:id="920" w:author="Ryutaro Mori" w:date="2026-04-01T23:09:00Z" w16du:dateUtc="2026-04-01T14:09:00Z">
        <w:del w:id="921" w:author="Tatsuya Kameda" w:date="2026-04-06T11:38:00Z" w16du:dateUtc="2026-04-06T02:38:00Z">
          <w:r w:rsidR="007F7293" w:rsidDel="008F7867">
            <w:delText xml:space="preserve">, </w:delText>
          </w:r>
        </w:del>
        <w:del w:id="922" w:author="Tatsuya Kameda" w:date="2026-04-06T13:01:00Z" w16du:dateUtc="2026-04-06T04:01:00Z">
          <w:r w:rsidR="007F7293" w:rsidDel="00952C9E">
            <w:delText>wh</w:delText>
          </w:r>
        </w:del>
        <w:del w:id="923" w:author="Tatsuya Kameda" w:date="2026-04-06T11:39:00Z" w16du:dateUtc="2026-04-06T02:39:00Z">
          <w:r w:rsidR="007F7293" w:rsidDel="008F7867">
            <w:delText>i</w:delText>
          </w:r>
        </w:del>
        <w:del w:id="924" w:author="Tatsuya Kameda" w:date="2026-04-06T11:38:00Z" w16du:dateUtc="2026-04-06T02:38:00Z">
          <w:r w:rsidR="007F7293" w:rsidDel="008F7867">
            <w:delText xml:space="preserve">le </w:delText>
          </w:r>
        </w:del>
        <w:del w:id="925" w:author="Tatsuya Kameda" w:date="2026-04-06T11:40:00Z" w16du:dateUtc="2026-04-06T02:40:00Z">
          <w:r w:rsidR="007F7293" w:rsidDel="008F7867">
            <w:delText xml:space="preserve">retaining the </w:delText>
          </w:r>
          <w:r w:rsidR="007F7293" w:rsidDel="008F7867">
            <w:rPr>
              <w:rFonts w:hint="eastAsia"/>
            </w:rPr>
            <w:delText>o</w:delText>
          </w:r>
          <w:r w:rsidR="007F7293" w:rsidDel="008F7867">
            <w:delText>ption to defect later if the partner also waits</w:delText>
          </w:r>
        </w:del>
      </w:ins>
      <w:del w:id="926" w:author="Tatsuya Kameda" w:date="2026-04-06T13:01:00Z" w16du:dateUtc="2026-04-06T04:01:00Z">
        <w:r w:rsidDel="00952C9E">
          <w:delText xml:space="preserve">. </w:delText>
        </w:r>
      </w:del>
      <w:del w:id="927" w:author="Tatsuya Kameda" w:date="2026-04-06T11:41:00Z" w16du:dateUtc="2026-04-06T02:41:00Z">
        <w:r w:rsidDel="008F7867">
          <w:delText>Since defection in Stage 1 forecloses th</w:delText>
        </w:r>
      </w:del>
      <w:ins w:id="928" w:author="Ryutaro Mori" w:date="2026-04-01T23:09:00Z" w16du:dateUtc="2026-04-01T14:09:00Z">
        <w:del w:id="929" w:author="Tatsuya Kameda" w:date="2026-04-06T11:41:00Z" w16du:dateUtc="2026-04-06T02:41:00Z">
          <w:r w:rsidR="007F7293" w:rsidDel="008F7867">
            <w:delText>e former possibility</w:delText>
          </w:r>
        </w:del>
      </w:ins>
      <w:del w:id="930" w:author="Tatsuya Kameda" w:date="2026-04-06T11:41:00Z" w16du:dateUtc="2026-04-06T02:41:00Z">
        <w:r w:rsidDel="008F7867">
          <w:delText xml:space="preserve">is option </w:delText>
        </w:r>
        <w:r w:rsidR="00336B4C" w:rsidDel="008F7867">
          <w:delText xml:space="preserve">entirely </w:delText>
        </w:r>
        <w:r w:rsidDel="008F7867">
          <w:delText xml:space="preserve">without any compensating advantage, rational players </w:delText>
        </w:r>
        <w:r w:rsidR="007D2EBF" w:rsidDel="008F7867">
          <w:delText xml:space="preserve">should </w:delText>
        </w:r>
        <w:r w:rsidDel="008F7867">
          <w:delText xml:space="preserve">never defect </w:delText>
        </w:r>
        <w:r w:rsidR="00B03E20" w:rsidDel="008F7867">
          <w:delText>in Stage 1</w:delText>
        </w:r>
        <w:r w:rsidDel="008F7867">
          <w:delText>.</w:delText>
        </w:r>
      </w:del>
      <w:del w:id="931" w:author="Tatsuya Kameda" w:date="2026-04-06T13:01:00Z" w16du:dateUtc="2026-04-06T04:01:00Z">
        <w:r w:rsidDel="00952C9E">
          <w:delText xml:space="preserve"> </w:delText>
        </w:r>
        <w:r w:rsidRPr="00B13E75" w:rsidDel="00952C9E">
          <w:delText xml:space="preserve">This aligns with the </w:delText>
        </w:r>
        <w:r w:rsidDel="00952C9E">
          <w:delText xml:space="preserve">empirical </w:delText>
        </w:r>
      </w:del>
      <w:del w:id="932" w:author="Tatsuya Kameda" w:date="2026-04-06T11:41:00Z" w16du:dateUtc="2026-04-06T02:41:00Z">
        <w:r w:rsidDel="008F7867">
          <w:delText>result</w:delText>
        </w:r>
      </w:del>
      <w:del w:id="933" w:author="Tatsuya Kameda" w:date="2026-04-06T13:01:00Z" w16du:dateUtc="2026-04-06T04:01:00Z">
        <w:r w:rsidRPr="00B13E75" w:rsidDel="00952C9E">
          <w:delText xml:space="preserve"> that last-second decisions </w:delText>
        </w:r>
      </w:del>
      <w:del w:id="934" w:author="Tatsuya Kameda" w:date="2026-04-06T11:42:00Z" w16du:dateUtc="2026-04-06T02:42:00Z">
        <w:r w:rsidRPr="00B13E75" w:rsidDel="008F7867">
          <w:delText>we</w:delText>
        </w:r>
      </w:del>
      <w:del w:id="935" w:author="Tatsuya Kameda" w:date="2026-04-06T13:01:00Z" w16du:dateUtc="2026-04-06T04:01:00Z">
        <w:r w:rsidRPr="00B13E75" w:rsidDel="00952C9E">
          <w:delText xml:space="preserve">re modal among potential first-mover defections in </w:delText>
        </w:r>
      </w:del>
      <w:del w:id="936" w:author="Tatsuya Kameda" w:date="2026-04-06T11:42:00Z" w16du:dateUtc="2026-04-06T02:42:00Z">
        <w:r w:rsidRPr="00B13E75" w:rsidDel="008F7867">
          <w:delText xml:space="preserve">the </w:delText>
        </w:r>
      </w:del>
      <w:del w:id="937" w:author="Tatsuya Kameda" w:date="2026-04-06T13:01:00Z" w16du:dateUtc="2026-04-06T04:01:00Z">
        <w:r w:rsidRPr="00B13E75" w:rsidDel="00952C9E">
          <w:delText>RT</w:delText>
        </w:r>
      </w:del>
      <w:del w:id="938" w:author="Tatsuya Kameda" w:date="2026-04-06T11:45:00Z" w16du:dateUtc="2026-04-06T02:45:00Z">
        <w:r w:rsidR="0040003B" w:rsidDel="00B06287">
          <w:delText xml:space="preserve"> (Fig. 3C)</w:delText>
        </w:r>
      </w:del>
      <w:del w:id="939" w:author="Tatsuya Kameda" w:date="2026-04-06T13:01:00Z" w16du:dateUtc="2026-04-06T04:01:00Z">
        <w:r w:rsidDel="00952C9E">
          <w:delText>.</w:delText>
        </w:r>
      </w:del>
    </w:p>
    <w:p w14:paraId="5CEA6506" w14:textId="590A441E" w:rsidR="00B06287" w:rsidRDefault="00B13E75" w:rsidP="00FE0682">
      <w:pPr>
        <w:rPr>
          <w:ins w:id="940" w:author="Tatsuya Kameda" w:date="2026-04-06T11:44:00Z" w16du:dateUtc="2026-04-06T02:44:00Z"/>
        </w:rPr>
      </w:pPr>
      <w:r>
        <w:t xml:space="preserve">Second, </w:t>
      </w:r>
      <w:del w:id="941" w:author="Tatsuya Kameda" w:date="2026-04-06T11:43:00Z" w16du:dateUtc="2026-04-06T02:43:00Z">
        <w:r w:rsidR="00422D9E" w:rsidDel="005C3C86">
          <w:delText xml:space="preserve">the model shows that </w:delText>
        </w:r>
      </w:del>
      <w:r>
        <w:t xml:space="preserve">committing to first-mover cooperation is </w:t>
      </w:r>
      <w:ins w:id="942" w:author="Tatsuya Kameda" w:date="2026-04-06T11:43:00Z" w16du:dateUtc="2026-04-06T02:43:00Z">
        <w:r w:rsidR="005C3C86">
          <w:t xml:space="preserve">more demanding </w:t>
        </w:r>
      </w:ins>
      <w:del w:id="943" w:author="Tatsuya Kameda" w:date="2026-04-06T11:43:00Z" w16du:dateUtc="2026-04-06T02:43:00Z">
        <w:r w:rsidDel="005C3C86">
          <w:delText xml:space="preserve">harder </w:delText>
        </w:r>
      </w:del>
      <w:r>
        <w:t xml:space="preserve">under </w:t>
      </w:r>
      <w:r w:rsidRPr="005A1485">
        <w:rPr>
          <w:i/>
          <w:iCs/>
          <w:rPrChange w:id="944" w:author="Ryutaro Mori" w:date="2026-03-31T11:40:00Z" w16du:dateUtc="2026-03-31T02:40:00Z">
            <w:rPr/>
          </w:rPrChange>
        </w:rPr>
        <w:t>endogenous</w:t>
      </w:r>
      <w:r>
        <w:t xml:space="preserve"> order than under </w:t>
      </w:r>
      <w:r w:rsidRPr="005A1485">
        <w:rPr>
          <w:i/>
          <w:iCs/>
          <w:rPrChange w:id="945" w:author="Ryutaro Mori" w:date="2026-03-31T11:40:00Z" w16du:dateUtc="2026-03-31T02:40:00Z">
            <w:rPr/>
          </w:rPrChange>
        </w:rPr>
        <w:t>exogenous</w:t>
      </w:r>
      <w:r>
        <w:t xml:space="preserve"> order (</w:t>
      </w:r>
      <w:r w:rsidRPr="00DA6A5A">
        <w:rPr>
          <w:b/>
          <w:bCs/>
          <w:rPrChange w:id="946" w:author="Ryutaro Mori" w:date="2026-03-31T12:27:00Z" w16du:dateUtc="2026-03-31T03:27:00Z">
            <w:rPr/>
          </w:rPrChange>
        </w:rPr>
        <w:t>Proposition 2</w:t>
      </w:r>
      <w:del w:id="947" w:author="Tatsuya Kameda" w:date="2026-04-06T11:43:00Z" w16du:dateUtc="2026-04-06T02:43:00Z">
        <w:r w:rsidDel="005C3C86">
          <w:delText>, SI 2</w:delText>
        </w:r>
      </w:del>
      <w:ins w:id="948" w:author="Ryutaro Mori" w:date="2026-03-30T19:53:00Z" w16du:dateUtc="2026-03-30T10:53:00Z">
        <w:del w:id="949" w:author="Tatsuya Kameda" w:date="2026-04-06T11:43:00Z" w16du:dateUtc="2026-04-06T02:43:00Z">
          <w:r w:rsidR="00A94B0E" w:rsidDel="005C3C86">
            <w:delText>SI 3</w:delText>
          </w:r>
        </w:del>
      </w:ins>
      <w:r>
        <w:t xml:space="preserve">). </w:t>
      </w:r>
      <w:ins w:id="950" w:author="Tatsuya Kameda" w:date="2026-04-06T11:44:00Z" w16du:dateUtc="2026-04-06T02:44:00Z">
        <w:r w:rsidR="00B06287" w:rsidRPr="00B06287">
          <w:t xml:space="preserve">In the endogenous-order game, players can wait and potentially respond as second movers, which provides a viable alternative to acting early. Volunteering to cooperate in Stage 1 </w:t>
        </w:r>
      </w:ins>
      <w:ins w:id="951" w:author="Tatsuya Kameda" w:date="2026-04-06T11:51:00Z" w16du:dateUtc="2026-04-06T02:51:00Z">
        <w:r w:rsidR="006F6D56">
          <w:t xml:space="preserve">therefore </w:t>
        </w:r>
      </w:ins>
      <w:ins w:id="952" w:author="Tatsuya Kameda" w:date="2026-04-06T11:49:00Z" w16du:dateUtc="2026-04-06T02:49:00Z">
        <w:r w:rsidR="006F6D56">
          <w:t xml:space="preserve">requires </w:t>
        </w:r>
      </w:ins>
      <w:ins w:id="953" w:author="Tatsuya Kameda" w:date="2026-04-06T11:48:00Z" w16du:dateUtc="2026-04-06T02:48:00Z">
        <w:r w:rsidR="006F6D56">
          <w:t xml:space="preserve">that a player’s </w:t>
        </w:r>
      </w:ins>
      <w:ins w:id="954" w:author="Tatsuya Kameda" w:date="2026-04-06T11:44:00Z" w16du:dateUtc="2026-04-06T02:44:00Z">
        <w:r w:rsidR="00B06287" w:rsidRPr="00B06287">
          <w:t xml:space="preserve">reciprocal preference </w:t>
        </w:r>
      </w:ins>
      <w:ins w:id="955" w:author="Tatsuya Kameda" w:date="2026-04-06T11:49:00Z" w16du:dateUtc="2026-04-06T02:49:00Z">
        <w:r w:rsidR="006F6D56">
          <w:t>exceed</w:t>
        </w:r>
      </w:ins>
      <w:ins w:id="956" w:author="Tatsuya Kameda" w:date="2026-04-06T11:50:00Z" w16du:dateUtc="2026-04-06T02:50:00Z">
        <w:r w:rsidR="006F6D56">
          <w:t>s</w:t>
        </w:r>
      </w:ins>
      <w:ins w:id="957" w:author="Tatsuya Kameda" w:date="2026-04-06T11:49:00Z" w16du:dateUtc="2026-04-06T02:49:00Z">
        <w:r w:rsidR="006F6D56">
          <w:t xml:space="preserve"> a higher threshold </w:t>
        </w:r>
      </w:ins>
      <w:ins w:id="958" w:author="Tatsuya Kameda" w:date="2026-04-06T11:44:00Z" w16du:dateUtc="2026-04-06T02:44:00Z">
        <w:r w:rsidR="00B06287" w:rsidRPr="00B06287">
          <w:t>than cooperating as an assigned first mover. This result matches the empirical pattern that the potential first-mover cooperation rate is lower in RT than in SQ.</w:t>
        </w:r>
      </w:ins>
    </w:p>
    <w:p w14:paraId="160CD1D0" w14:textId="4C4A131B" w:rsidR="00FE0682" w:rsidDel="006F6D56" w:rsidRDefault="00B13E75" w:rsidP="00FE0682">
      <w:pPr>
        <w:rPr>
          <w:del w:id="959" w:author="Tatsuya Kameda" w:date="2026-04-06T11:50:00Z" w16du:dateUtc="2026-04-06T02:50:00Z"/>
        </w:rPr>
      </w:pPr>
      <w:del w:id="960" w:author="Tatsuya Kameda" w:date="2026-04-06T11:50:00Z" w16du:dateUtc="2026-04-06T02:50:00Z">
        <w:r w:rsidDel="006F6D56">
          <w:delText xml:space="preserve">Let </w:delText>
        </w:r>
      </w:del>
      <m:oMath>
        <m:sSub>
          <m:sSubPr>
            <m:ctrlPr>
              <w:del w:id="961" w:author="Tatsuya Kameda" w:date="2026-04-06T11:50:00Z" w16du:dateUtc="2026-04-06T02:50:00Z">
                <w:rPr>
                  <w:rFonts w:ascii="Cambria Math" w:hAnsi="Cambria Math"/>
                  <w:i/>
                </w:rPr>
              </w:del>
            </m:ctrlPr>
          </m:sSubPr>
          <m:e>
            <m:acc>
              <m:accPr>
                <m:ctrlPr>
                  <w:del w:id="962" w:author="Tatsuya Kameda" w:date="2026-04-06T11:50:00Z" w16du:dateUtc="2026-04-06T02:50:00Z">
                    <w:rPr>
                      <w:rFonts w:ascii="Cambria Math" w:hAnsi="Cambria Math"/>
                      <w:i/>
                    </w:rPr>
                  </w:del>
                </m:ctrlPr>
              </m:accPr>
              <m:e>
                <m:r>
                  <w:del w:id="963" w:author="Tatsuya Kameda" w:date="2026-04-06T11:50:00Z" w16du:dateUtc="2026-04-06T02:50:00Z">
                    <w:rPr>
                      <w:rFonts w:ascii="Cambria Math" w:hAnsi="Cambria Math"/>
                    </w:rPr>
                    <m:t>θ</m:t>
                  </w:del>
                </m:r>
              </m:e>
            </m:acc>
          </m:e>
          <m:sub>
            <m:r>
              <w:del w:id="964" w:author="Tatsuya Kameda" w:date="2026-04-06T11:50:00Z" w16du:dateUtc="2026-04-06T02:50:00Z">
                <w:rPr>
                  <w:rFonts w:ascii="Cambria Math" w:hAnsi="Cambria Math"/>
                </w:rPr>
                <m:t>1</m:t>
              </w:del>
            </m:r>
            <m:r>
              <w:del w:id="965" w:author="Tatsuya Kameda" w:date="2026-04-06T11:50:00Z" w16du:dateUtc="2026-04-06T02:50:00Z">
                <m:rPr>
                  <m:sty m:val="p"/>
                </m:rPr>
                <w:rPr>
                  <w:rFonts w:ascii="Cambria Math" w:hAnsi="Cambria Math"/>
                </w:rPr>
                <m:t>st</m:t>
              </w:del>
            </m:r>
          </m:sub>
        </m:sSub>
      </m:oMath>
      <w:del w:id="966" w:author="Tatsuya Kameda" w:date="2026-04-06T11:50:00Z" w16du:dateUtc="2026-04-06T02:50:00Z">
        <w:r w:rsidDel="006F6D56">
          <w:delText xml:space="preserve"> denote the </w:delText>
        </w:r>
        <w:r w:rsidR="00422D9E" w:rsidDel="006F6D56">
          <w:delText>reciproc</w:delText>
        </w:r>
        <w:r w:rsidR="001D560E" w:rsidDel="006F6D56">
          <w:delText xml:space="preserve">al </w:delText>
        </w:r>
        <w:r w:rsidR="00F722D8" w:rsidDel="006F6D56">
          <w:delText xml:space="preserve">preference </w:delText>
        </w:r>
        <w:r w:rsidDel="006F6D56">
          <w:delText xml:space="preserve">threshold above which a player </w:delText>
        </w:r>
        <w:r w:rsidR="00EF3B02" w:rsidDel="006F6D56">
          <w:delText xml:space="preserve">intends to be a </w:delText>
        </w:r>
        <w:r w:rsidDel="006F6D56">
          <w:delText>first mover</w:delText>
        </w:r>
        <w:r w:rsidR="008E00AC" w:rsidDel="006F6D56">
          <w:delText xml:space="preserve"> </w:delText>
        </w:r>
        <w:r w:rsidR="00A67ACE" w:rsidDel="006F6D56">
          <w:delText xml:space="preserve">cooperator </w:delText>
        </w:r>
        <w:r w:rsidR="00C54DE8" w:rsidDel="006F6D56">
          <w:delText xml:space="preserve">(i.e., </w:delText>
        </w:r>
        <w:r w:rsidDel="006F6D56">
          <w:delText>cooperat</w:delText>
        </w:r>
        <w:r w:rsidR="00AB1E72" w:rsidDel="006F6D56">
          <w:delText>ing</w:delText>
        </w:r>
        <w:r w:rsidDel="006F6D56">
          <w:delText xml:space="preserve"> </w:delText>
        </w:r>
        <w:r w:rsidR="000C6722" w:rsidDel="006F6D56">
          <w:delText xml:space="preserve">as first mover </w:delText>
        </w:r>
      </w:del>
      <w:ins w:id="967" w:author="Ryutaro Mori" w:date="2026-03-31T12:39:00Z" w16du:dateUtc="2026-03-31T03:39:00Z">
        <w:del w:id="968" w:author="Tatsuya Kameda" w:date="2026-04-06T11:50:00Z" w16du:dateUtc="2026-04-06T02:50:00Z">
          <w:r w:rsidR="00A61112" w:rsidDel="006F6D56">
            <w:delText>in exogenous order game / in Stage 1 of endogenous order game</w:delText>
          </w:r>
        </w:del>
      </w:ins>
      <w:del w:id="969" w:author="Tatsuya Kameda" w:date="2026-04-06T11:50:00Z" w16du:dateUtc="2026-04-06T02:50:00Z">
        <w:r w:rsidDel="006F6D56">
          <w:delText xml:space="preserve">if and only if </w:delText>
        </w:r>
      </w:del>
      <m:oMath>
        <m:sSub>
          <m:sSubPr>
            <m:ctrlPr>
              <w:del w:id="970" w:author="Tatsuya Kameda" w:date="2026-04-06T11:50:00Z" w16du:dateUtc="2026-04-06T02:50:00Z">
                <w:rPr>
                  <w:rFonts w:ascii="Cambria Math" w:hAnsi="Cambria Math"/>
                  <w:i/>
                </w:rPr>
              </w:del>
            </m:ctrlPr>
          </m:sSubPr>
          <m:e>
            <m:r>
              <w:del w:id="971" w:author="Tatsuya Kameda" w:date="2026-04-06T11:50:00Z" w16du:dateUtc="2026-04-06T02:50:00Z">
                <w:rPr>
                  <w:rFonts w:ascii="Cambria Math" w:hAnsi="Cambria Math"/>
                </w:rPr>
                <m:t>θ</m:t>
              </w:del>
            </m:r>
          </m:e>
          <m:sub>
            <m:r>
              <w:del w:id="972" w:author="Tatsuya Kameda" w:date="2026-04-06T11:50:00Z" w16du:dateUtc="2026-04-06T02:50:00Z">
                <w:rPr>
                  <w:rFonts w:ascii="Cambria Math" w:hAnsi="Cambria Math"/>
                </w:rPr>
                <m:t>i</m:t>
              </w:del>
            </m:r>
          </m:sub>
        </m:sSub>
        <m:r>
          <w:del w:id="973" w:author="Tatsuya Kameda" w:date="2026-04-06T11:50:00Z" w16du:dateUtc="2026-04-06T02:50:00Z">
            <w:rPr>
              <w:rFonts w:ascii="Cambria Math" w:hAnsi="Cambria Math"/>
            </w:rPr>
            <m:t>≥</m:t>
          </w:del>
        </m:r>
        <m:sSub>
          <m:sSubPr>
            <m:ctrlPr>
              <w:del w:id="974" w:author="Tatsuya Kameda" w:date="2026-04-06T11:50:00Z" w16du:dateUtc="2026-04-06T02:50:00Z">
                <w:rPr>
                  <w:rFonts w:ascii="Cambria Math" w:hAnsi="Cambria Math"/>
                  <w:i/>
                </w:rPr>
              </w:del>
            </m:ctrlPr>
          </m:sSubPr>
          <m:e>
            <m:acc>
              <m:accPr>
                <m:ctrlPr>
                  <w:del w:id="975" w:author="Tatsuya Kameda" w:date="2026-04-06T11:50:00Z" w16du:dateUtc="2026-04-06T02:50:00Z">
                    <w:rPr>
                      <w:rFonts w:ascii="Cambria Math" w:hAnsi="Cambria Math"/>
                      <w:i/>
                    </w:rPr>
                  </w:del>
                </m:ctrlPr>
              </m:accPr>
              <m:e>
                <m:r>
                  <w:del w:id="976" w:author="Tatsuya Kameda" w:date="2026-04-06T11:50:00Z" w16du:dateUtc="2026-04-06T02:50:00Z">
                    <w:rPr>
                      <w:rFonts w:ascii="Cambria Math" w:hAnsi="Cambria Math"/>
                    </w:rPr>
                    <m:t>θ</m:t>
                  </w:del>
                </m:r>
              </m:e>
            </m:acc>
          </m:e>
          <m:sub>
            <m:r>
              <w:del w:id="977" w:author="Tatsuya Kameda" w:date="2026-04-06T11:50:00Z" w16du:dateUtc="2026-04-06T02:50:00Z">
                <w:rPr>
                  <w:rFonts w:ascii="Cambria Math" w:hAnsi="Cambria Math"/>
                </w:rPr>
                <m:t>1</m:t>
              </w:del>
            </m:r>
            <m:r>
              <w:del w:id="978" w:author="Tatsuya Kameda" w:date="2026-04-06T11:50:00Z" w16du:dateUtc="2026-04-06T02:50:00Z">
                <m:rPr>
                  <m:sty m:val="p"/>
                </m:rPr>
                <w:rPr>
                  <w:rFonts w:ascii="Cambria Math" w:hAnsi="Cambria Math"/>
                </w:rPr>
                <m:t>st</m:t>
              </w:del>
            </m:r>
          </m:sub>
        </m:sSub>
      </m:oMath>
      <w:del w:id="979" w:author="Tatsuya Kameda" w:date="2026-04-06T11:50:00Z" w16du:dateUtc="2026-04-06T02:50:00Z">
        <w:r w:rsidR="00C54DE8" w:rsidDel="006F6D56">
          <w:delText>)</w:delText>
        </w:r>
        <w:r w:rsidDel="006F6D56">
          <w:delText xml:space="preserve">. Under endogenous order, the </w:delText>
        </w:r>
        <w:r w:rsidR="00FC3E14" w:rsidDel="006F6D56">
          <w:delText xml:space="preserve">other </w:delText>
        </w:r>
        <w:r w:rsidR="00F722D8" w:rsidDel="006F6D56">
          <w:delText xml:space="preserve">viable </w:delText>
        </w:r>
        <w:r w:rsidR="00964E91" w:rsidDel="006F6D56">
          <w:delText>alternative</w:delText>
        </w:r>
        <w:r w:rsidDel="006F6D56">
          <w:delText xml:space="preserve"> option </w:delText>
        </w:r>
        <w:r w:rsidR="00D704D6" w:rsidDel="006F6D56">
          <w:delText xml:space="preserve">for </w:delText>
        </w:r>
        <w:r w:rsidR="009C1117" w:rsidDel="006F6D56">
          <w:delText>such a</w:delText>
        </w:r>
      </w:del>
      <w:ins w:id="980" w:author="Ryutaro Mori" w:date="2026-03-31T12:40:00Z" w16du:dateUtc="2026-03-31T03:40:00Z">
        <w:del w:id="981" w:author="Tatsuya Kameda" w:date="2026-04-06T11:50:00Z" w16du:dateUtc="2026-04-06T02:50:00Z">
          <w:r w:rsidR="008C2663" w:rsidDel="006F6D56">
            <w:delText>the</w:delText>
          </w:r>
        </w:del>
      </w:ins>
      <w:del w:id="982" w:author="Tatsuya Kameda" w:date="2026-04-06T11:50:00Z" w16du:dateUtc="2026-04-06T02:50:00Z">
        <w:r w:rsidR="00D704D6" w:rsidDel="006F6D56">
          <w:delText xml:space="preserve"> </w:delText>
        </w:r>
        <w:r w:rsidR="00F00F2F" w:rsidDel="006F6D56">
          <w:delText>reciproc</w:delText>
        </w:r>
        <w:r w:rsidR="00E0114A" w:rsidDel="006F6D56">
          <w:delText>ity-</w:delText>
        </w:r>
        <w:r w:rsidR="00F00F2F" w:rsidDel="006F6D56">
          <w:delText xml:space="preserve">oriented </w:delText>
        </w:r>
        <w:r w:rsidR="00D704D6" w:rsidDel="006F6D56">
          <w:delText xml:space="preserve">players </w:delText>
        </w:r>
        <w:r w:rsidDel="006F6D56">
          <w:delText>is waiting</w:delText>
        </w:r>
        <w:r w:rsidR="00FD4604" w:rsidDel="006F6D56">
          <w:delText xml:space="preserve"> in Stage 1</w:delText>
        </w:r>
        <w:r w:rsidR="00964E91" w:rsidDel="006F6D56">
          <w:delText xml:space="preserve">, </w:delText>
        </w:r>
        <w:r w:rsidDel="006F6D56">
          <w:delText xml:space="preserve">which preserves the chance </w:delText>
        </w:r>
        <w:r w:rsidR="00534382" w:rsidDel="006F6D56">
          <w:delText xml:space="preserve">to </w:delText>
        </w:r>
        <w:r w:rsidDel="006F6D56">
          <w:delText>reciprocat</w:delText>
        </w:r>
        <w:r w:rsidR="00534382" w:rsidDel="006F6D56">
          <w:delText xml:space="preserve">e </w:delText>
        </w:r>
        <w:r w:rsidDel="006F6D56">
          <w:delText>cooperation</w:delText>
        </w:r>
        <w:r w:rsidR="00F722D8" w:rsidDel="006F6D56">
          <w:delText xml:space="preserve"> </w:delText>
        </w:r>
        <w:r w:rsidR="00C77981" w:rsidDel="006F6D56">
          <w:delText xml:space="preserve">in Stage 2 </w:delText>
        </w:r>
        <w:r w:rsidR="00F0427F" w:rsidDel="006F6D56">
          <w:delText xml:space="preserve">if the partner </w:delText>
        </w:r>
        <w:r w:rsidR="00F86C44" w:rsidDel="006F6D56">
          <w:delText xml:space="preserve">has </w:delText>
        </w:r>
        <w:r w:rsidR="00F0427F" w:rsidDel="006F6D56">
          <w:delText>cooperate</w:delText>
        </w:r>
        <w:r w:rsidR="00F86C44" w:rsidDel="006F6D56">
          <w:delText>d</w:delText>
        </w:r>
        <w:r w:rsidR="00F0427F" w:rsidDel="006F6D56">
          <w:delText xml:space="preserve"> </w:delText>
        </w:r>
        <w:r w:rsidR="00866C47" w:rsidDel="006F6D56">
          <w:delText xml:space="preserve">in Stage 1 </w:delText>
        </w:r>
        <w:r w:rsidR="00F722D8" w:rsidDel="006F6D56">
          <w:delText>(</w:delText>
        </w:r>
        <w:r w:rsidR="001364DB" w:rsidDel="006F6D56">
          <w:delText>recall that</w:delText>
        </w:r>
        <w:r w:rsidR="005D3D37" w:rsidDel="006F6D56">
          <w:delText xml:space="preserve"> committing to</w:delText>
        </w:r>
        <w:r w:rsidDel="006F6D56">
          <w:delText xml:space="preserve"> defect</w:delText>
        </w:r>
        <w:r w:rsidR="005D3D37" w:rsidDel="006F6D56">
          <w:delText>ion</w:delText>
        </w:r>
        <w:r w:rsidR="00F722D8" w:rsidDel="006F6D56">
          <w:delText xml:space="preserve"> </w:delText>
        </w:r>
        <w:r w:rsidR="00534382" w:rsidDel="006F6D56">
          <w:delText xml:space="preserve">first </w:delText>
        </w:r>
        <w:r w:rsidR="002C085C" w:rsidDel="006F6D56">
          <w:delText xml:space="preserve">in Stage 1 </w:delText>
        </w:r>
        <w:r w:rsidR="00F722D8" w:rsidDel="006F6D56">
          <w:delText>is weakly dominated by waiting, as we have seen in Proposition 1)</w:delText>
        </w:r>
        <w:r w:rsidDel="006F6D56">
          <w:delText xml:space="preserve">. Because </w:delText>
        </w:r>
        <w:r w:rsidR="005D3D37" w:rsidDel="006F6D56">
          <w:delText xml:space="preserve">players have </w:delText>
        </w:r>
        <w:r w:rsidR="00FC3E14" w:rsidDel="006F6D56">
          <w:delText>th</w:delText>
        </w:r>
        <w:r w:rsidR="00F0427F" w:rsidDel="006F6D56">
          <w:delText>is</w:delText>
        </w:r>
        <w:r w:rsidR="00FC3E14" w:rsidDel="006F6D56">
          <w:delText xml:space="preserve"> viable </w:delText>
        </w:r>
        <w:r w:rsidR="005D3D37" w:rsidDel="006F6D56">
          <w:delText>alternative</w:delText>
        </w:r>
        <w:r w:rsidR="00A67ACE" w:rsidDel="006F6D56">
          <w:delText xml:space="preserve"> (</w:delText>
        </w:r>
        <w:r w:rsidR="00FC3E14" w:rsidDel="006F6D56">
          <w:delText>waiting</w:delText>
        </w:r>
        <w:r w:rsidR="00A67ACE" w:rsidDel="006F6D56">
          <w:delText>)</w:delText>
        </w:r>
        <w:r w:rsidR="005D3D37" w:rsidDel="006F6D56">
          <w:delText xml:space="preserve"> </w:delText>
        </w:r>
      </w:del>
      <w:ins w:id="983" w:author="Ryutaro Mori" w:date="2026-03-31T12:40:00Z" w16du:dateUtc="2026-03-31T03:40:00Z">
        <w:del w:id="984" w:author="Tatsuya Kameda" w:date="2026-04-06T11:50:00Z" w16du:dateUtc="2026-04-06T02:50:00Z">
          <w:r w:rsidR="00565A9A" w:rsidDel="006F6D56">
            <w:delText xml:space="preserve">only </w:delText>
          </w:r>
        </w:del>
      </w:ins>
      <w:del w:id="985" w:author="Tatsuya Kameda" w:date="2026-04-06T11:50:00Z" w16du:dateUtc="2026-04-06T02:50:00Z">
        <w:r w:rsidR="005D3D37" w:rsidDel="006F6D56">
          <w:delText xml:space="preserve">in </w:delText>
        </w:r>
        <w:r w:rsidR="00FC3E14" w:rsidDel="006F6D56">
          <w:delText xml:space="preserve">the </w:delText>
        </w:r>
        <w:r w:rsidR="005D3D37" w:rsidDel="006F6D56">
          <w:delText>endogenous order game</w:delText>
        </w:r>
        <w:r w:rsidR="00A67ACE" w:rsidDel="006F6D56">
          <w:delText>,</w:delText>
        </w:r>
        <w:r w:rsidR="00FC3E14" w:rsidDel="006F6D56">
          <w:delText xml:space="preserve"> which is absent in the exogenous </w:delText>
        </w:r>
        <w:r w:rsidR="006E40A8" w:rsidDel="006F6D56">
          <w:delText xml:space="preserve">order </w:delText>
        </w:r>
        <w:r w:rsidR="00FC3E14" w:rsidDel="006F6D56">
          <w:delText>game,</w:delText>
        </w:r>
        <w:r w:rsidDel="006F6D56">
          <w:delText xml:space="preserve"> the threshold for volunteering as a first-mover cooperator </w:delText>
        </w:r>
        <w:r w:rsidR="006E40A8" w:rsidDel="006F6D56">
          <w:delText>should be</w:delText>
        </w:r>
      </w:del>
      <w:ins w:id="986" w:author="Ryutaro Mori" w:date="2026-04-01T23:10:00Z" w16du:dateUtc="2026-04-01T14:10:00Z">
        <w:del w:id="987" w:author="Tatsuya Kameda" w:date="2026-04-06T11:50:00Z" w16du:dateUtc="2026-04-06T02:50:00Z">
          <w:r w:rsidR="00E80056" w:rsidDel="006F6D56">
            <w:delText>is</w:delText>
          </w:r>
        </w:del>
      </w:ins>
      <w:del w:id="988" w:author="Tatsuya Kameda" w:date="2026-04-06T11:50:00Z" w16du:dateUtc="2026-04-06T02:50:00Z">
        <w:r w:rsidR="006E40A8" w:rsidDel="006F6D56">
          <w:delText xml:space="preserve"> higher </w:delText>
        </w:r>
        <w:r w:rsidR="00FC3E14" w:rsidDel="006F6D56">
          <w:delText>i</w:delText>
        </w:r>
      </w:del>
      <w:ins w:id="989" w:author="Ryutaro Mori" w:date="2026-03-31T12:40:00Z" w16du:dateUtc="2026-03-31T03:40:00Z">
        <w:del w:id="990" w:author="Tatsuya Kameda" w:date="2026-04-06T11:50:00Z" w16du:dateUtc="2026-04-06T02:50:00Z">
          <w:r w:rsidR="00565A9A" w:rsidDel="006F6D56">
            <w:delText>tha</w:delText>
          </w:r>
        </w:del>
      </w:ins>
      <w:del w:id="991" w:author="Tatsuya Kameda" w:date="2026-04-06T11:50:00Z" w16du:dateUtc="2026-04-06T02:50:00Z">
        <w:r w:rsidR="00FC3E14" w:rsidDel="006F6D56">
          <w:delText xml:space="preserve">n the </w:delText>
        </w:r>
      </w:del>
      <w:ins w:id="992" w:author="Ryutaro Mori" w:date="2026-03-31T12:40:00Z" w16du:dateUtc="2026-03-31T03:40:00Z">
        <w:del w:id="993" w:author="Tatsuya Kameda" w:date="2026-04-06T11:50:00Z" w16du:dateUtc="2026-04-06T02:50:00Z">
          <w:r w:rsidR="00565A9A" w:rsidDel="006F6D56">
            <w:delText>exogenous order game</w:delText>
          </w:r>
        </w:del>
      </w:ins>
      <w:del w:id="994" w:author="Tatsuya Kameda" w:date="2026-04-06T11:50:00Z" w16du:dateUtc="2026-04-06T02:50:00Z">
        <w:r w:rsidR="00FC3E14" w:rsidDel="006F6D56">
          <w:delText xml:space="preserve">former, i.e., </w:delText>
        </w:r>
      </w:del>
      <m:oMath>
        <m:sSubSup>
          <m:sSubSupPr>
            <m:ctrlPr>
              <w:del w:id="995" w:author="Tatsuya Kameda" w:date="2026-04-06T11:50:00Z" w16du:dateUtc="2026-04-06T02:50:00Z">
                <w:rPr>
                  <w:rFonts w:ascii="Cambria Math" w:hAnsi="Cambria Math"/>
                  <w:i/>
                </w:rPr>
              </w:del>
            </m:ctrlPr>
          </m:sSubSupPr>
          <m:e>
            <m:acc>
              <m:accPr>
                <m:ctrlPr>
                  <w:del w:id="996" w:author="Tatsuya Kameda" w:date="2026-04-06T11:50:00Z" w16du:dateUtc="2026-04-06T02:50:00Z">
                    <w:rPr>
                      <w:rFonts w:ascii="Cambria Math" w:hAnsi="Cambria Math"/>
                      <w:i/>
                    </w:rPr>
                  </w:del>
                </m:ctrlPr>
              </m:accPr>
              <m:e>
                <m:r>
                  <w:del w:id="997" w:author="Tatsuya Kameda" w:date="2026-04-06T11:50:00Z" w16du:dateUtc="2026-04-06T02:50:00Z">
                    <w:rPr>
                      <w:rFonts w:ascii="Cambria Math" w:hAnsi="Cambria Math"/>
                    </w:rPr>
                    <m:t>θ</m:t>
                  </w:del>
                </m:r>
              </m:e>
            </m:acc>
          </m:e>
          <m:sub>
            <m:r>
              <w:del w:id="998" w:author="Tatsuya Kameda" w:date="2026-04-06T11:50:00Z" w16du:dateUtc="2026-04-06T02:50:00Z">
                <w:rPr>
                  <w:rFonts w:ascii="Cambria Math" w:hAnsi="Cambria Math"/>
                </w:rPr>
                <m:t>1</m:t>
              </w:del>
            </m:r>
            <m:r>
              <w:del w:id="999" w:author="Tatsuya Kameda" w:date="2026-04-06T11:50:00Z" w16du:dateUtc="2026-04-06T02:50:00Z">
                <m:rPr>
                  <m:sty m:val="p"/>
                </m:rPr>
                <w:rPr>
                  <w:rFonts w:ascii="Cambria Math" w:hAnsi="Cambria Math"/>
                </w:rPr>
                <m:t>st</m:t>
              </w:del>
            </m:r>
          </m:sub>
          <m:sup>
            <m:r>
              <w:del w:id="1000" w:author="Tatsuya Kameda" w:date="2026-04-06T11:50:00Z" w16du:dateUtc="2026-04-06T02:50:00Z">
                <m:rPr>
                  <m:sty m:val="p"/>
                </m:rPr>
                <w:rPr>
                  <w:rFonts w:ascii="Cambria Math" w:hAnsi="Cambria Math"/>
                </w:rPr>
                <m:t>endo</m:t>
              </w:del>
            </m:r>
          </m:sup>
        </m:sSubSup>
        <m:r>
          <w:del w:id="1001" w:author="Tatsuya Kameda" w:date="2026-04-06T11:50:00Z" w16du:dateUtc="2026-04-06T02:50:00Z">
            <w:rPr>
              <w:rFonts w:ascii="Cambria Math" w:hAnsi="Cambria Math"/>
            </w:rPr>
            <m:t>&gt;</m:t>
          </w:del>
        </m:r>
        <m:sSubSup>
          <m:sSubSupPr>
            <m:ctrlPr>
              <w:del w:id="1002" w:author="Tatsuya Kameda" w:date="2026-04-06T11:50:00Z" w16du:dateUtc="2026-04-06T02:50:00Z">
                <w:rPr>
                  <w:rFonts w:ascii="Cambria Math" w:hAnsi="Cambria Math"/>
                  <w:i/>
                </w:rPr>
              </w:del>
            </m:ctrlPr>
          </m:sSubSupPr>
          <m:e>
            <m:acc>
              <m:accPr>
                <m:ctrlPr>
                  <w:del w:id="1003" w:author="Tatsuya Kameda" w:date="2026-04-06T11:50:00Z" w16du:dateUtc="2026-04-06T02:50:00Z">
                    <w:rPr>
                      <w:rFonts w:ascii="Cambria Math" w:hAnsi="Cambria Math"/>
                      <w:i/>
                    </w:rPr>
                  </w:del>
                </m:ctrlPr>
              </m:accPr>
              <m:e>
                <m:r>
                  <w:del w:id="1004" w:author="Tatsuya Kameda" w:date="2026-04-06T11:50:00Z" w16du:dateUtc="2026-04-06T02:50:00Z">
                    <w:rPr>
                      <w:rFonts w:ascii="Cambria Math" w:hAnsi="Cambria Math"/>
                    </w:rPr>
                    <m:t>θ</m:t>
                  </w:del>
                </m:r>
              </m:e>
            </m:acc>
          </m:e>
          <m:sub>
            <m:r>
              <w:del w:id="1005" w:author="Tatsuya Kameda" w:date="2026-04-06T11:50:00Z" w16du:dateUtc="2026-04-06T02:50:00Z">
                <w:rPr>
                  <w:rFonts w:ascii="Cambria Math" w:hAnsi="Cambria Math"/>
                </w:rPr>
                <m:t>1</m:t>
              </w:del>
            </m:r>
            <m:r>
              <w:del w:id="1006" w:author="Tatsuya Kameda" w:date="2026-04-06T11:50:00Z" w16du:dateUtc="2026-04-06T02:50:00Z">
                <m:rPr>
                  <m:sty m:val="p"/>
                </m:rPr>
                <w:rPr>
                  <w:rFonts w:ascii="Cambria Math" w:hAnsi="Cambria Math"/>
                </w:rPr>
                <m:t>st</m:t>
              </w:del>
            </m:r>
          </m:sub>
          <m:sup>
            <m:r>
              <w:del w:id="1007" w:author="Tatsuya Kameda" w:date="2026-04-06T11:50:00Z" w16du:dateUtc="2026-04-06T02:50:00Z">
                <m:rPr>
                  <m:sty m:val="p"/>
                </m:rPr>
                <w:rPr>
                  <w:rFonts w:ascii="Cambria Math" w:hAnsi="Cambria Math"/>
                </w:rPr>
                <m:t>exo</m:t>
              </w:del>
            </m:r>
          </m:sup>
        </m:sSubSup>
      </m:oMath>
      <w:del w:id="1008" w:author="Tatsuya Kameda" w:date="2026-04-06T11:50:00Z" w16du:dateUtc="2026-04-06T02:50:00Z">
        <w:r w:rsidR="005D3455" w:rsidDel="006F6D56">
          <w:delText xml:space="preserve">. </w:delText>
        </w:r>
        <w:r w:rsidDel="006F6D56">
          <w:delText xml:space="preserve">This </w:delText>
        </w:r>
        <w:r w:rsidR="006E40A8" w:rsidDel="006F6D56">
          <w:delText>reasoning</w:delText>
        </w:r>
        <w:r w:rsidR="00E1444A" w:rsidDel="006F6D56">
          <w:delText xml:space="preserve"> </w:delText>
        </w:r>
        <w:r w:rsidR="00ED7B8F" w:rsidDel="006F6D56">
          <w:delText xml:space="preserve">modeling result </w:delText>
        </w:r>
        <w:r w:rsidR="006E40A8" w:rsidDel="006F6D56">
          <w:delText xml:space="preserve">matches the pattern that </w:delText>
        </w:r>
        <w:r w:rsidDel="006F6D56">
          <w:delText xml:space="preserve">the potential first-mover cooperation rate </w:delText>
        </w:r>
        <w:r w:rsidR="00E1444A" w:rsidDel="006F6D56">
          <w:delText xml:space="preserve">was lower </w:delText>
        </w:r>
        <w:r w:rsidDel="006F6D56">
          <w:delText>in RT (</w:delText>
        </w:r>
      </w:del>
      <m:oMath>
        <m:r>
          <w:del w:id="1009" w:author="Tatsuya Kameda" w:date="2026-04-06T11:50:00Z" w16du:dateUtc="2026-04-06T02:50:00Z">
            <w:rPr>
              <w:rFonts w:ascii="Cambria Math" w:hAnsi="Cambria Math" w:cs="Arial"/>
            </w:rPr>
            <m:t>≈5</m:t>
          </w:del>
        </m:r>
        <m:r>
          <w:ins w:id="1010" w:author="Ryutaro Mori" w:date="2026-04-01T23:44:00Z" w16du:dateUtc="2026-04-01T14:44:00Z">
            <w:del w:id="1011" w:author="Tatsuya Kameda" w:date="2026-04-06T11:50:00Z" w16du:dateUtc="2026-04-06T02:50:00Z">
              <w:rPr>
                <w:rFonts w:ascii="Cambria Math" w:hAnsi="Cambria Math" w:cs="Arial"/>
              </w:rPr>
              <m:t>1.6</m:t>
            </w:del>
          </w:ins>
        </m:r>
        <m:r>
          <w:del w:id="1012" w:author="Tatsuya Kameda" w:date="2026-04-06T11:50:00Z" w16du:dateUtc="2026-04-06T02:50:00Z">
            <w:rPr>
              <w:rFonts w:ascii="Cambria Math" w:hAnsi="Cambria Math" w:cs="Arial"/>
            </w:rPr>
            <m:t>2%</m:t>
          </w:del>
        </m:r>
        <m:r>
          <w:del w:id="1013" w:author="Tatsuya Kameda" w:date="2026-04-06T11:50:00Z" w16du:dateUtc="2026-04-06T02:50:00Z">
            <m:rPr>
              <m:sty m:val="p"/>
            </m:rPr>
            <w:rPr>
              <w:rFonts w:ascii="Cambria Math" w:hAnsi="Cambria Math" w:cs="Arial"/>
            </w:rPr>
            <m:t>,Fig. 3D</m:t>
          </w:del>
        </m:r>
      </m:oMath>
      <w:del w:id="1014" w:author="Tatsuya Kameda" w:date="2026-04-06T11:50:00Z" w16du:dateUtc="2026-04-06T02:50:00Z">
        <w:r w:rsidDel="006F6D56">
          <w:delText>) than in SQ (</w:delText>
        </w:r>
      </w:del>
      <m:oMath>
        <m:r>
          <w:del w:id="1015" w:author="Tatsuya Kameda" w:date="2026-04-06T11:50:00Z" w16du:dateUtc="2026-04-06T02:50:00Z">
            <w:rPr>
              <w:rFonts w:ascii="Cambria Math" w:hAnsi="Cambria Math"/>
            </w:rPr>
            <m:t>≈68</m:t>
          </w:del>
        </m:r>
        <m:r>
          <w:ins w:id="1016" w:author="Ryutaro Mori" w:date="2026-04-01T23:44:00Z" w16du:dateUtc="2026-04-01T14:44:00Z">
            <w:del w:id="1017" w:author="Tatsuya Kameda" w:date="2026-04-06T11:50:00Z" w16du:dateUtc="2026-04-06T02:50:00Z">
              <w:rPr>
                <w:rFonts w:ascii="Cambria Math" w:hAnsi="Cambria Math"/>
              </w:rPr>
              <m:t>.5</m:t>
            </w:del>
          </w:ins>
        </m:r>
        <m:r>
          <w:del w:id="1018" w:author="Tatsuya Kameda" w:date="2026-04-06T11:50:00Z" w16du:dateUtc="2026-04-06T02:50:00Z">
            <w:rPr>
              <w:rFonts w:ascii="Cambria Math" w:hAnsi="Cambria Math"/>
            </w:rPr>
            <m:t>%</m:t>
          </w:del>
        </m:r>
      </m:oMath>
      <w:del w:id="1019" w:author="Tatsuya Kameda" w:date="2026-04-06T11:50:00Z" w16du:dateUtc="2026-04-06T02:50:00Z">
        <w:r w:rsidR="006E40A8" w:rsidDel="006F6D56">
          <w:delText>, Fig. 3E</w:delText>
        </w:r>
        <w:r w:rsidDel="006F6D56">
          <w:delText>)</w:delText>
        </w:r>
        <w:commentRangeStart w:id="1020"/>
        <w:commentRangeStart w:id="1021"/>
        <w:commentRangeStart w:id="1022"/>
        <w:r w:rsidR="00696D86" w:rsidRPr="00696D86" w:rsidDel="006F6D56">
          <w:delText>.</w:delText>
        </w:r>
        <w:commentRangeEnd w:id="1020"/>
        <w:r w:rsidR="00DB30A5" w:rsidDel="006F6D56">
          <w:rPr>
            <w:rStyle w:val="a6"/>
            <w:sz w:val="20"/>
            <w:szCs w:val="24"/>
          </w:rPr>
          <w:commentReference w:id="1020"/>
        </w:r>
        <w:commentRangeEnd w:id="1021"/>
        <w:r w:rsidR="005110FA" w:rsidDel="006F6D56">
          <w:rPr>
            <w:rStyle w:val="a6"/>
            <w:sz w:val="20"/>
            <w:szCs w:val="24"/>
          </w:rPr>
          <w:commentReference w:id="1021"/>
        </w:r>
        <w:commentRangeEnd w:id="1022"/>
        <w:r w:rsidR="00DB30A5" w:rsidDel="006F6D56">
          <w:rPr>
            <w:rStyle w:val="a6"/>
            <w:sz w:val="20"/>
            <w:szCs w:val="24"/>
          </w:rPr>
          <w:commentReference w:id="1022"/>
        </w:r>
      </w:del>
    </w:p>
    <w:p w14:paraId="04146F50" w14:textId="69494162" w:rsidR="00ED2B7E" w:rsidRDefault="00AA04E4" w:rsidP="00203E2B">
      <w:pPr>
        <w:rPr>
          <w:ins w:id="1023" w:author="Tatsuya Kameda" w:date="2026-04-06T12:05:00Z" w16du:dateUtc="2026-04-06T03:05:00Z"/>
        </w:rPr>
      </w:pPr>
      <w:ins w:id="1024" w:author="Tatsuya Kameda" w:date="2026-04-06T13:34:00Z" w16du:dateUtc="2026-04-06T04:34:00Z">
        <w:r w:rsidRPr="00AA04E4">
          <w:t>Third, and most importantly, the higher threshold for early cooperation implies that it is chosen by a more selective subset of players. Observing such behavior therefore provides stronger evidence that the partner has a high reciprocal disposition.</w:t>
        </w:r>
      </w:ins>
      <w:ins w:id="1025" w:author="Tatsuya Kameda" w:date="2026-04-06T13:04:00Z" w16du:dateUtc="2026-04-06T04:04:00Z">
        <w:r w:rsidR="00587047" w:rsidRPr="00587047">
          <w:t xml:space="preserve"> This inference increases the observer’s belief</w:t>
        </w:r>
      </w:ins>
      <w:del w:id="1026" w:author="Tatsuya Kameda" w:date="2026-04-06T13:04:00Z" w16du:dateUtc="2026-04-06T04:04:00Z">
        <w:r w:rsidR="00B13E75" w:rsidRPr="00007766" w:rsidDel="00587047">
          <w:delText>Third, and</w:delText>
        </w:r>
        <w:r w:rsidR="00B13E75" w:rsidDel="00587047">
          <w:delText xml:space="preserve"> most consequentially, the </w:delText>
        </w:r>
      </w:del>
      <w:del w:id="1027" w:author="Tatsuya Kameda" w:date="2026-04-06T11:52:00Z" w16du:dateUtc="2026-04-06T02:52:00Z">
        <w:r w:rsidR="00B13E75" w:rsidDel="001C3EA2">
          <w:delText xml:space="preserve">very scarcity </w:delText>
        </w:r>
      </w:del>
      <w:del w:id="1028" w:author="Tatsuya Kameda" w:date="2026-04-06T13:04:00Z" w16du:dateUtc="2026-04-06T04:04:00Z">
        <w:r w:rsidR="00B13E75" w:rsidDel="00587047">
          <w:delText xml:space="preserve">of first-mover cooperation under endogenous order makes it a </w:delText>
        </w:r>
      </w:del>
      <w:del w:id="1029" w:author="Tatsuya Kameda" w:date="2026-04-06T11:53:00Z" w16du:dateUtc="2026-04-06T02:53:00Z">
        <w:r w:rsidR="00B13E75" w:rsidDel="001C3EA2">
          <w:delText xml:space="preserve">stronger </w:delText>
        </w:r>
      </w:del>
      <w:del w:id="1030" w:author="Tatsuya Kameda" w:date="2026-04-06T13:04:00Z" w16du:dateUtc="2026-04-06T04:04:00Z">
        <w:r w:rsidR="00B13E75" w:rsidDel="00587047">
          <w:delText>signal</w:delText>
        </w:r>
      </w:del>
      <w:del w:id="1031" w:author="Tatsuya Kameda" w:date="2026-04-06T11:53:00Z" w16du:dateUtc="2026-04-06T02:53:00Z">
        <w:r w:rsidR="00B13E75" w:rsidDel="001C3EA2">
          <w:delText xml:space="preserve"> </w:delText>
        </w:r>
      </w:del>
      <w:del w:id="1032" w:author="Tatsuya Kameda" w:date="2026-04-06T13:04:00Z" w16du:dateUtc="2026-04-06T04:04:00Z">
        <w:r w:rsidR="00B13E75" w:rsidDel="00587047">
          <w:delText xml:space="preserve">of </w:delText>
        </w:r>
      </w:del>
      <w:del w:id="1033" w:author="Tatsuya Kameda" w:date="2026-04-06T11:53:00Z" w16du:dateUtc="2026-04-06T02:53:00Z">
        <w:r w:rsidR="00B13E75" w:rsidDel="001C3EA2">
          <w:delText xml:space="preserve">the </w:delText>
        </w:r>
      </w:del>
      <w:del w:id="1034" w:author="Tatsuya Kameda" w:date="2026-04-06T13:04:00Z" w16du:dateUtc="2026-04-06T04:04:00Z">
        <w:r w:rsidR="00B13E75" w:rsidDel="00587047">
          <w:delText>cooperat</w:delText>
        </w:r>
      </w:del>
      <w:ins w:id="1035" w:author="Tatsuya Kameda" w:date="2026-04-06T12:00:00Z" w16du:dateUtc="2026-04-06T03:00:00Z">
        <w:r w:rsidR="001C3EA2">
          <w:t xml:space="preserve"> </w:t>
        </w:r>
      </w:ins>
      <m:oMath>
        <m:sSub>
          <m:sSubPr>
            <m:ctrlPr>
              <w:ins w:id="1036" w:author="Tatsuya Kameda" w:date="2026-04-06T12:01:00Z" w16du:dateUtc="2026-04-06T03:01:00Z">
                <w:rPr>
                  <w:rFonts w:ascii="Cambria Math" w:hAnsi="Cambria Math"/>
                  <w:i/>
                </w:rPr>
              </w:ins>
            </m:ctrlPr>
          </m:sSubPr>
          <m:e>
            <m:r>
              <w:ins w:id="1037" w:author="Tatsuya Kameda" w:date="2026-04-06T12:01:00Z" w16du:dateUtc="2026-04-06T03:01:00Z">
                <w:rPr>
                  <w:rFonts w:ascii="Cambria Math" w:hAnsi="Cambria Math"/>
                </w:rPr>
                <m:t>ϕ</m:t>
              </w:ins>
            </m:r>
          </m:e>
          <m:sub>
            <m:r>
              <w:ins w:id="1038" w:author="Tatsuya Kameda" w:date="2026-04-06T12:01:00Z" w16du:dateUtc="2026-04-06T03:01:00Z">
                <w:rPr>
                  <w:rFonts w:ascii="Cambria Math" w:hAnsi="Cambria Math"/>
                </w:rPr>
                <m:t>2nd, 1st</m:t>
              </w:ins>
            </m:r>
          </m:sub>
        </m:sSub>
      </m:oMath>
      <w:del w:id="1039" w:author="Tatsuya Kameda" w:date="2026-04-06T12:01:00Z" w16du:dateUtc="2026-04-06T03:01:00Z">
        <w:r w:rsidR="00B13E75" w:rsidDel="001C3EA2">
          <w:delText>or</w:delText>
        </w:r>
        <w:r w:rsidR="001B368B" w:rsidDel="001C3EA2">
          <w:delText>’</w:delText>
        </w:r>
        <w:r w:rsidR="00B13E75" w:rsidDel="001C3EA2">
          <w:delText>s type.</w:delText>
        </w:r>
      </w:del>
      <w:del w:id="1040" w:author="Tatsuya Kameda" w:date="2026-04-06T12:02:00Z" w16du:dateUtc="2026-04-06T03:02:00Z">
        <w:r w:rsidR="00B13E75" w:rsidDel="001C3EA2">
          <w:delText xml:space="preserve"> </w:delText>
        </w:r>
      </w:del>
      <w:ins w:id="1041" w:author="Tatsuya Kameda" w:date="2026-04-06T12:03:00Z" w16du:dateUtc="2026-04-06T03:03:00Z">
        <w:r w:rsidR="00B83FDC" w:rsidRPr="00B83FDC">
          <w:t xml:space="preserve">, </w:t>
        </w:r>
      </w:ins>
      <w:ins w:id="1042" w:author="Tatsuya Kameda" w:date="2026-04-06T13:05:00Z" w16du:dateUtc="2026-04-06T04:05:00Z">
        <w:r w:rsidR="00EB0D10">
          <w:t xml:space="preserve">which </w:t>
        </w:r>
      </w:ins>
      <w:ins w:id="1043" w:author="Tatsuya Kameda" w:date="2026-04-06T12:03:00Z" w16du:dateUtc="2026-04-06T03:03:00Z">
        <w:r w:rsidR="00B83FDC" w:rsidRPr="00B83FDC">
          <w:t>in turn lowers the threshold for reciprocation</w:t>
        </w:r>
      </w:ins>
      <w:ins w:id="1044" w:author="Tatsuya Kameda" w:date="2026-04-06T13:05:00Z" w16du:dateUtc="2026-04-06T04:05:00Z">
        <w:r w:rsidR="00EB0D10">
          <w:t xml:space="preserve"> and</w:t>
        </w:r>
      </w:ins>
      <w:ins w:id="1045" w:author="Tatsuya Kameda" w:date="2026-04-06T12:03:00Z" w16du:dateUtc="2026-04-06T03:03:00Z">
        <w:r w:rsidR="00B83FDC" w:rsidRPr="00B83FDC">
          <w:t xml:space="preserve"> mak</w:t>
        </w:r>
      </w:ins>
      <w:ins w:id="1046" w:author="Tatsuya Kameda" w:date="2026-04-06T13:05:00Z" w16du:dateUtc="2026-04-06T04:05:00Z">
        <w:r w:rsidR="00EB0D10">
          <w:t>es</w:t>
        </w:r>
      </w:ins>
      <w:ins w:id="1047" w:author="Tatsuya Kameda" w:date="2026-04-06T12:03:00Z" w16du:dateUtc="2026-04-06T03:03:00Z">
        <w:r w:rsidR="00B83FDC" w:rsidRPr="00B83FDC">
          <w:t xml:space="preserve"> second movers more likely to cooperate</w:t>
        </w:r>
      </w:ins>
      <w:ins w:id="1048" w:author="Tatsuya Kameda" w:date="2026-04-06T12:05:00Z" w16du:dateUtc="2026-04-06T03:05:00Z">
        <w:r w:rsidR="00ED2B7E">
          <w:t xml:space="preserve"> (</w:t>
        </w:r>
        <w:r w:rsidR="00ED2B7E" w:rsidRPr="0028218A">
          <w:rPr>
            <w:b/>
            <w:bCs/>
          </w:rPr>
          <w:t>Proposition 3</w:t>
        </w:r>
        <w:r w:rsidR="00ED2B7E">
          <w:t xml:space="preserve">). </w:t>
        </w:r>
      </w:ins>
      <w:ins w:id="1049" w:author="Tatsuya Kameda" w:date="2026-04-06T12:07:00Z" w16du:dateUtc="2026-04-06T03:07:00Z">
        <w:r w:rsidR="001E14A1">
          <w:t xml:space="preserve">This </w:t>
        </w:r>
      </w:ins>
      <w:ins w:id="1050" w:author="Tatsuya Kameda" w:date="2026-04-06T12:11:00Z" w16du:dateUtc="2026-04-06T03:11:00Z">
        <w:r w:rsidR="00BA7B4E">
          <w:t xml:space="preserve">result </w:t>
        </w:r>
      </w:ins>
      <w:ins w:id="1051" w:author="Tatsuya Kameda" w:date="2026-04-06T12:07:00Z" w16du:dateUtc="2026-04-06T03:07:00Z">
        <w:r w:rsidR="001E14A1">
          <w:rPr>
            <w:rFonts w:hint="eastAsia"/>
          </w:rPr>
          <w:t>a</w:t>
        </w:r>
        <w:r w:rsidR="001E14A1">
          <w:t xml:space="preserve">ligns with the empirical </w:t>
        </w:r>
        <w:r w:rsidR="001E14A1">
          <w:t>f</w:t>
        </w:r>
      </w:ins>
      <w:ins w:id="1052" w:author="Tatsuya Kameda" w:date="2026-04-06T12:08:00Z" w16du:dateUtc="2026-04-06T03:08:00Z">
        <w:r w:rsidR="001E14A1">
          <w:t xml:space="preserve">inding </w:t>
        </w:r>
      </w:ins>
      <w:ins w:id="1053" w:author="Tatsuya Kameda" w:date="2026-04-06T12:07:00Z" w16du:dateUtc="2026-04-06T03:07:00Z">
        <w:r w:rsidR="001E14A1">
          <w:t xml:space="preserve">that second-mover reciprocation </w:t>
        </w:r>
      </w:ins>
      <w:ins w:id="1054" w:author="Tatsuya Kameda" w:date="2026-04-06T12:08:00Z" w16du:dateUtc="2026-04-06T03:08:00Z">
        <w:r w:rsidR="001E14A1">
          <w:t xml:space="preserve">is </w:t>
        </w:r>
      </w:ins>
      <w:ins w:id="1055" w:author="Tatsuya Kameda" w:date="2026-04-06T13:05:00Z" w16du:dateUtc="2026-04-06T04:05:00Z">
        <w:r w:rsidR="00EB0D10">
          <w:t>su</w:t>
        </w:r>
      </w:ins>
      <w:ins w:id="1056" w:author="Tatsuya Kameda" w:date="2026-04-06T13:06:00Z" w16du:dateUtc="2026-04-06T04:06:00Z">
        <w:r w:rsidR="00EB0D10">
          <w:t xml:space="preserve">bstantially </w:t>
        </w:r>
      </w:ins>
      <w:ins w:id="1057" w:author="Tatsuya Kameda" w:date="2026-04-06T12:07:00Z" w16du:dateUtc="2026-04-06T03:07:00Z">
        <w:r w:rsidR="001E14A1">
          <w:t xml:space="preserve">higher in RT than </w:t>
        </w:r>
      </w:ins>
      <w:ins w:id="1058" w:author="Tatsuya Kameda" w:date="2026-04-06T13:06:00Z" w16du:dateUtc="2026-04-06T04:06:00Z">
        <w:r w:rsidR="00EB0D10">
          <w:t xml:space="preserve">in </w:t>
        </w:r>
      </w:ins>
      <w:ins w:id="1059" w:author="Tatsuya Kameda" w:date="2026-04-06T12:07:00Z" w16du:dateUtc="2026-04-06T03:07:00Z">
        <w:r w:rsidR="001E14A1">
          <w:t xml:space="preserve">SQ, despite </w:t>
        </w:r>
      </w:ins>
      <w:ins w:id="1060" w:author="Tatsuya Kameda" w:date="2026-04-06T13:06:00Z" w16du:dateUtc="2026-04-06T04:06:00Z">
        <w:r w:rsidR="00EB0D10">
          <w:t xml:space="preserve">similar distributions of </w:t>
        </w:r>
        <w:r w:rsidR="00EB0D10" w:rsidRPr="00EB0D10">
          <w:t>prosocial preferences (as measured by SVO) across conditions.</w:t>
        </w:r>
      </w:ins>
    </w:p>
    <w:p w14:paraId="3C796EDD" w14:textId="075848FA" w:rsidR="00852334" w:rsidRDefault="00802FD5" w:rsidP="00F15C0D">
      <w:pPr>
        <w:rPr>
          <w:ins w:id="1061" w:author="Tatsuya Kameda" w:date="2026-04-06T13:11:00Z" w16du:dateUtc="2026-04-06T04:11:00Z"/>
          <w:rFonts w:ascii="-webkit-standard" w:hAnsi="-webkit-standard"/>
          <w:color w:val="000000"/>
          <w:sz w:val="27"/>
          <w:szCs w:val="27"/>
        </w:rPr>
      </w:pPr>
      <w:ins w:id="1062" w:author="Tatsuya Kameda" w:date="2026-04-06T13:37:00Z" w16du:dateUtc="2026-04-06T04:37:00Z">
        <w:r w:rsidRPr="00802FD5">
          <w:t>By contrast, under outcome-based reciprocity, responses depend solely on observed actions rather than inferred intentions. As a result, the informational content of cooperation does not vary across timing structures, and such models cannot account for the enhanced second-mover reciprocity observed under endogenous timing.</w:t>
        </w:r>
      </w:ins>
      <w:ins w:id="1063" w:author="Tatsuya Kameda" w:date="2026-04-06T13:11:00Z" w16du:dateUtc="2026-04-06T04:11:00Z">
        <w:r w:rsidR="00852334" w:rsidRPr="00852334">
          <w:rPr>
            <w:rFonts w:ascii="-webkit-standard" w:hAnsi="-webkit-standard"/>
            <w:color w:val="000000"/>
            <w:sz w:val="27"/>
            <w:szCs w:val="27"/>
          </w:rPr>
          <w:t xml:space="preserve"> </w:t>
        </w:r>
      </w:ins>
    </w:p>
    <w:p w14:paraId="3904A633" w14:textId="0F42692F" w:rsidR="00C57E3C" w:rsidDel="00C46253" w:rsidRDefault="00852334" w:rsidP="00203E2B">
      <w:pPr>
        <w:rPr>
          <w:del w:id="1064" w:author="Tatsuya Kameda" w:date="2026-04-06T12:11:00Z" w16du:dateUtc="2026-04-06T03:11:00Z"/>
        </w:rPr>
      </w:pPr>
      <w:ins w:id="1065" w:author="Tatsuya Kameda" w:date="2026-04-06T13:11:00Z">
        <w:r w:rsidRPr="00852334">
          <w:t xml:space="preserve">Overall, the model shows that endogenous timing transforms cooperation into a signal whose credibility depends on its opportunity cost. Voluntary early cooperation thus functions as a credible signal of cooperative intent, strengthening belief-based reciprocity and amplifying mutual cooperation. At the same time, the model captures the strategic use of delay, highlighting how flexibility in decision timing </w:t>
        </w:r>
      </w:ins>
      <w:ins w:id="1066" w:author="Tatsuya Kameda" w:date="2026-04-06T13:38:00Z" w16du:dateUtc="2026-04-06T04:38:00Z">
        <w:r w:rsidR="00A84FE7">
          <w:t xml:space="preserve">jointly </w:t>
        </w:r>
      </w:ins>
      <w:ins w:id="1067" w:author="Tatsuya Kameda" w:date="2026-04-06T13:11:00Z">
        <w:r w:rsidRPr="00852334">
          <w:t>shapes behavior and inference.</w:t>
        </w:r>
      </w:ins>
      <w:del w:id="1068" w:author="Tatsuya Kameda" w:date="2026-04-06T12:11:00Z" w16du:dateUtc="2026-04-06T03:11:00Z">
        <w:r w:rsidR="00B13E75" w:rsidDel="00C46253">
          <w:delText xml:space="preserve">Let </w:delText>
        </w:r>
        <w:r w:rsidR="00FE0682" w:rsidDel="00C46253">
          <w:rPr>
            <w:rFonts w:hint="eastAsia"/>
          </w:rPr>
          <w:delText> </w:delText>
        </w:r>
      </w:del>
      <m:oMath>
        <m:sSub>
          <m:sSubPr>
            <m:ctrlPr>
              <w:del w:id="1069" w:author="Tatsuya Kameda" w:date="2026-04-06T12:11:00Z" w16du:dateUtc="2026-04-06T03:11:00Z">
                <w:rPr>
                  <w:rFonts w:ascii="Cambria Math" w:hAnsi="Cambria Math"/>
                  <w:i/>
                </w:rPr>
              </w:del>
            </m:ctrlPr>
          </m:sSubPr>
          <m:e>
            <m:acc>
              <m:accPr>
                <m:ctrlPr>
                  <w:del w:id="1070" w:author="Tatsuya Kameda" w:date="2026-04-06T12:11:00Z" w16du:dateUtc="2026-04-06T03:11:00Z">
                    <w:rPr>
                      <w:rFonts w:ascii="Cambria Math" w:hAnsi="Cambria Math"/>
                      <w:i/>
                    </w:rPr>
                  </w:del>
                </m:ctrlPr>
              </m:accPr>
              <m:e>
                <m:r>
                  <w:del w:id="1071" w:author="Tatsuya Kameda" w:date="2026-04-06T12:11:00Z" w16du:dateUtc="2026-04-06T03:11:00Z">
                    <w:rPr>
                      <w:rFonts w:ascii="Cambria Math" w:hAnsi="Cambria Math"/>
                    </w:rPr>
                    <m:t>θ</m:t>
                  </w:del>
                </m:r>
              </m:e>
            </m:acc>
          </m:e>
          <m:sub>
            <m:r>
              <w:del w:id="1072" w:author="Tatsuya Kameda" w:date="2026-04-06T12:11:00Z" w16du:dateUtc="2026-04-06T03:11:00Z">
                <w:rPr>
                  <w:rFonts w:ascii="Cambria Math" w:hAnsi="Cambria Math"/>
                </w:rPr>
                <m:t>2</m:t>
              </w:del>
            </m:r>
            <m:r>
              <w:del w:id="1073" w:author="Tatsuya Kameda" w:date="2026-04-06T12:11:00Z" w16du:dateUtc="2026-04-06T03:11:00Z">
                <m:rPr>
                  <m:sty m:val="p"/>
                </m:rPr>
                <w:rPr>
                  <w:rFonts w:ascii="Cambria Math" w:hAnsi="Cambria Math"/>
                </w:rPr>
                <m:t>nd</m:t>
              </w:del>
            </m:r>
          </m:sub>
        </m:sSub>
      </m:oMath>
      <w:del w:id="1074" w:author="Tatsuya Kameda" w:date="2026-04-06T12:11:00Z" w16du:dateUtc="2026-04-06T03:11:00Z">
        <w:r w:rsidR="00B13E75" w:rsidDel="00C46253">
          <w:delText xml:space="preserve"> denote the reciproc</w:delText>
        </w:r>
        <w:r w:rsidR="00493A9C" w:rsidDel="00C46253">
          <w:delText xml:space="preserve">al </w:delText>
        </w:r>
        <w:r w:rsidR="005E3ACB" w:rsidDel="00C46253">
          <w:delText>preference</w:delText>
        </w:r>
        <w:r w:rsidR="00B13E75" w:rsidDel="00C46253">
          <w:delText xml:space="preserve"> threshold</w:delText>
        </w:r>
        <w:r w:rsidR="00FE0682" w:rsidDel="00C46253">
          <w:delText xml:space="preserve"> </w:delText>
        </w:r>
        <w:r w:rsidR="00E74BC9" w:rsidDel="00C46253">
          <w:delText xml:space="preserve">for </w:delText>
        </w:r>
        <w:r w:rsidR="00B13E75" w:rsidDel="00C46253">
          <w:delText xml:space="preserve">a second mover </w:delText>
        </w:r>
        <w:r w:rsidR="00EF08D0" w:rsidDel="00C46253">
          <w:delText xml:space="preserve">to reciprocate with cooperation </w:delText>
        </w:r>
        <w:r w:rsidR="00E74BC9" w:rsidDel="00C46253">
          <w:delText xml:space="preserve">(i.e., the player </w:delText>
        </w:r>
        <w:r w:rsidR="00B13E75" w:rsidDel="00C46253">
          <w:delText>cooperates</w:delText>
        </w:r>
        <w:r w:rsidR="00FE0682" w:rsidDel="00C46253">
          <w:delText xml:space="preserve"> </w:delText>
        </w:r>
        <w:r w:rsidR="00E74BC9" w:rsidDel="00C46253">
          <w:delText xml:space="preserve">following </w:delText>
        </w:r>
        <w:r w:rsidR="00FE0682" w:rsidDel="00C46253">
          <w:delText>first-mover cooperation</w:delText>
        </w:r>
        <w:r w:rsidR="00E74BC9" w:rsidDel="00C46253">
          <w:delText>,</w:delText>
        </w:r>
        <w:r w:rsidR="00B13E75" w:rsidDel="00C46253">
          <w:delText xml:space="preserve"> if and only if </w:delText>
        </w:r>
      </w:del>
      <m:oMath>
        <m:sSub>
          <m:sSubPr>
            <m:ctrlPr>
              <w:del w:id="1075" w:author="Tatsuya Kameda" w:date="2026-04-06T12:11:00Z" w16du:dateUtc="2026-04-06T03:11:00Z">
                <w:rPr>
                  <w:rFonts w:ascii="Cambria Math" w:hAnsi="Cambria Math"/>
                  <w:i/>
                </w:rPr>
              </w:del>
            </m:ctrlPr>
          </m:sSubPr>
          <m:e>
            <m:r>
              <w:del w:id="1076" w:author="Tatsuya Kameda" w:date="2026-04-06T12:11:00Z" w16du:dateUtc="2026-04-06T03:11:00Z">
                <w:rPr>
                  <w:rFonts w:ascii="Cambria Math" w:hAnsi="Cambria Math"/>
                </w:rPr>
                <m:t>θ</m:t>
              </w:del>
            </m:r>
          </m:e>
          <m:sub>
            <m:r>
              <w:del w:id="1077" w:author="Tatsuya Kameda" w:date="2026-04-06T12:11:00Z" w16du:dateUtc="2026-04-06T03:11:00Z">
                <w:rPr>
                  <w:rFonts w:ascii="Cambria Math" w:hAnsi="Cambria Math"/>
                </w:rPr>
                <m:t>i</m:t>
              </w:del>
            </m:r>
          </m:sub>
        </m:sSub>
        <m:r>
          <w:del w:id="1078" w:author="Tatsuya Kameda" w:date="2026-04-06T12:11:00Z" w16du:dateUtc="2026-04-06T03:11:00Z">
            <w:rPr>
              <w:rFonts w:ascii="Cambria Math" w:hAnsi="Cambria Math"/>
            </w:rPr>
            <m:t>≥</m:t>
          </w:del>
        </m:r>
        <m:sSub>
          <m:sSubPr>
            <m:ctrlPr>
              <w:del w:id="1079" w:author="Tatsuya Kameda" w:date="2026-04-06T12:11:00Z" w16du:dateUtc="2026-04-06T03:11:00Z">
                <w:rPr>
                  <w:rFonts w:ascii="Cambria Math" w:hAnsi="Cambria Math"/>
                  <w:i/>
                </w:rPr>
              </w:del>
            </m:ctrlPr>
          </m:sSubPr>
          <m:e>
            <m:acc>
              <m:accPr>
                <m:ctrlPr>
                  <w:del w:id="1080" w:author="Tatsuya Kameda" w:date="2026-04-06T12:11:00Z" w16du:dateUtc="2026-04-06T03:11:00Z">
                    <w:rPr>
                      <w:rFonts w:ascii="Cambria Math" w:hAnsi="Cambria Math"/>
                      <w:i/>
                    </w:rPr>
                  </w:del>
                </m:ctrlPr>
              </m:accPr>
              <m:e>
                <m:r>
                  <w:del w:id="1081" w:author="Tatsuya Kameda" w:date="2026-04-06T12:11:00Z" w16du:dateUtc="2026-04-06T03:11:00Z">
                    <w:rPr>
                      <w:rFonts w:ascii="Cambria Math" w:hAnsi="Cambria Math"/>
                    </w:rPr>
                    <m:t>θ</m:t>
                  </w:del>
                </m:r>
              </m:e>
            </m:acc>
          </m:e>
          <m:sub>
            <m:r>
              <w:del w:id="1082" w:author="Tatsuya Kameda" w:date="2026-04-06T12:11:00Z" w16du:dateUtc="2026-04-06T03:11:00Z">
                <w:rPr>
                  <w:rFonts w:ascii="Cambria Math" w:hAnsi="Cambria Math"/>
                </w:rPr>
                <m:t>2</m:t>
              </w:del>
            </m:r>
            <m:r>
              <w:del w:id="1083" w:author="Tatsuya Kameda" w:date="2026-04-06T12:11:00Z" w16du:dateUtc="2026-04-06T03:11:00Z">
                <m:rPr>
                  <m:sty m:val="p"/>
                </m:rPr>
                <w:rPr>
                  <w:rFonts w:ascii="Cambria Math" w:hAnsi="Cambria Math"/>
                </w:rPr>
                <m:t>nd</m:t>
              </w:del>
            </m:r>
          </m:sub>
        </m:sSub>
      </m:oMath>
      <w:del w:id="1084" w:author="Tatsuya Kameda" w:date="2026-04-06T12:11:00Z" w16du:dateUtc="2026-04-06T03:11:00Z">
        <w:r w:rsidR="00E74BC9" w:rsidDel="00C46253">
          <w:delText>)</w:delText>
        </w:r>
        <w:r w:rsidR="00B13E75" w:rsidDel="00C46253">
          <w:delText>.</w:delText>
        </w:r>
      </w:del>
      <w:ins w:id="1085" w:author="Ryutaro Mori" w:date="2026-03-31T12:21:00Z" w16du:dateUtc="2026-03-31T03:21:00Z">
        <w:del w:id="1086" w:author="Tatsuya Kameda" w:date="2026-04-06T12:11:00Z" w16du:dateUtc="2026-04-06T03:11:00Z">
          <w:r w:rsidR="00DA6A5A" w:rsidDel="00C46253">
            <w:delText xml:space="preserve"> Upon observing first-mover cooperation, a second mover compares the utility of reciprocating (mutual cooperation: both earn 150) against free-riding (defecting while the partner cooperated: earning 200 while the partner earns 50). From </w:delText>
          </w:r>
        </w:del>
      </w:ins>
      <w:ins w:id="1087" w:author="Ryutaro Mori" w:date="2026-03-31T12:41:00Z" w16du:dateUtc="2026-03-31T03:41:00Z">
        <w:del w:id="1088" w:author="Tatsuya Kameda" w:date="2026-04-06T12:11:00Z" w16du:dateUtc="2026-04-06T03:11:00Z">
          <w:r w:rsidR="005861BF" w:rsidDel="00C46253">
            <w:delText>the payoff ma</w:delText>
          </w:r>
        </w:del>
      </w:ins>
      <w:ins w:id="1089" w:author="Ryutaro Mori" w:date="2026-03-31T12:42:00Z" w16du:dateUtc="2026-03-31T03:42:00Z">
        <w:del w:id="1090" w:author="Tatsuya Kameda" w:date="2026-04-06T12:11:00Z" w16du:dateUtc="2026-04-06T03:11:00Z">
          <w:r w:rsidR="005861BF" w:rsidDel="00C46253">
            <w:delText xml:space="preserve">trix and </w:delText>
          </w:r>
        </w:del>
      </w:ins>
      <w:ins w:id="1091" w:author="Ryutaro Mori" w:date="2026-03-31T12:21:00Z" w16du:dateUtc="2026-03-31T03:21:00Z">
        <w:del w:id="1092" w:author="Tatsuya Kameda" w:date="2026-04-06T12:11:00Z" w16du:dateUtc="2026-04-06T03:11:00Z">
          <w:r w:rsidR="00DA6A5A" w:rsidDel="00C46253">
            <w:delText xml:space="preserve">Eq. (1), the second mover reciprocates when </w:delText>
          </w:r>
        </w:del>
      </w:ins>
      <m:oMath>
        <m:r>
          <w:ins w:id="1093" w:author="Ryutaro Mori" w:date="2026-03-31T12:21:00Z" w16du:dateUtc="2026-03-31T03:21:00Z">
            <w:del w:id="1094" w:author="Tatsuya Kameda" w:date="2026-04-06T12:11:00Z" w16du:dateUtc="2026-04-06T03:11:00Z">
              <w:rPr>
                <w:rFonts w:ascii="Cambria Math" w:hAnsi="Cambria Math"/>
              </w:rPr>
              <m:t>150+</m:t>
            </w:del>
          </w:ins>
        </m:r>
        <m:sSub>
          <m:sSubPr>
            <m:ctrlPr>
              <w:ins w:id="1095" w:author="Ryutaro Mori" w:date="2026-03-31T12:21:00Z" w16du:dateUtc="2026-03-31T03:21:00Z">
                <w:del w:id="1096" w:author="Tatsuya Kameda" w:date="2026-04-06T12:11:00Z" w16du:dateUtc="2026-04-06T03:11:00Z">
                  <w:rPr>
                    <w:rFonts w:ascii="Cambria Math" w:hAnsi="Cambria Math"/>
                    <w:i/>
                  </w:rPr>
                </w:del>
              </w:ins>
            </m:ctrlPr>
          </m:sSubPr>
          <m:e>
            <m:r>
              <w:ins w:id="1097" w:author="Ryutaro Mori" w:date="2026-03-31T12:21:00Z" w16du:dateUtc="2026-03-31T03:21:00Z">
                <w:del w:id="1098" w:author="Tatsuya Kameda" w:date="2026-04-06T12:11:00Z" w16du:dateUtc="2026-04-06T03:11:00Z">
                  <w:rPr>
                    <w:rFonts w:ascii="Cambria Math" w:hAnsi="Cambria Math"/>
                  </w:rPr>
                  <m:t>θ</m:t>
                </w:del>
              </w:ins>
            </m:r>
          </m:e>
          <m:sub>
            <m:r>
              <w:ins w:id="1099" w:author="Ryutaro Mori" w:date="2026-03-31T12:21:00Z" w16du:dateUtc="2026-03-31T03:21:00Z">
                <w:del w:id="1100" w:author="Tatsuya Kameda" w:date="2026-04-06T12:11:00Z" w16du:dateUtc="2026-04-06T03:11:00Z">
                  <w:rPr>
                    <w:rFonts w:ascii="Cambria Math" w:hAnsi="Cambria Math"/>
                  </w:rPr>
                  <m:t>2n</m:t>
                </w:del>
              </w:ins>
            </m:r>
            <m:r>
              <w:ins w:id="1101" w:author="Ryutaro Mori" w:date="2026-03-31T12:22:00Z" w16du:dateUtc="2026-03-31T03:22:00Z">
                <w:del w:id="1102" w:author="Tatsuya Kameda" w:date="2026-04-06T12:11:00Z" w16du:dateUtc="2026-04-06T03:11:00Z">
                  <w:rPr>
                    <w:rFonts w:ascii="Cambria Math" w:hAnsi="Cambria Math"/>
                  </w:rPr>
                  <m:t>d</m:t>
                </w:del>
              </w:ins>
            </m:r>
          </m:sub>
        </m:sSub>
        <m:sSub>
          <m:sSubPr>
            <m:ctrlPr>
              <w:ins w:id="1103" w:author="Ryutaro Mori" w:date="2026-03-31T12:22:00Z" w16du:dateUtc="2026-03-31T03:22:00Z">
                <w:del w:id="1104" w:author="Tatsuya Kameda" w:date="2026-04-06T12:11:00Z" w16du:dateUtc="2026-04-06T03:11:00Z">
                  <w:rPr>
                    <w:rFonts w:ascii="Cambria Math" w:hAnsi="Cambria Math"/>
                    <w:i/>
                  </w:rPr>
                </w:del>
              </w:ins>
            </m:ctrlPr>
          </m:sSubPr>
          <m:e>
            <m:r>
              <w:ins w:id="1105" w:author="Ryutaro Mori" w:date="2026-03-31T12:22:00Z" w16du:dateUtc="2026-03-31T03:22:00Z">
                <w:del w:id="1106" w:author="Tatsuya Kameda" w:date="2026-04-06T12:11:00Z" w16du:dateUtc="2026-04-06T03:11:00Z">
                  <w:rPr>
                    <w:rFonts w:ascii="Cambria Math" w:hAnsi="Cambria Math"/>
                  </w:rPr>
                  <m:t>ϕ</m:t>
                </w:del>
              </w:ins>
            </m:r>
          </m:e>
          <m:sub>
            <m:r>
              <w:ins w:id="1107" w:author="Ryutaro Mori" w:date="2026-03-31T12:22:00Z" w16du:dateUtc="2026-03-31T03:22:00Z">
                <w:del w:id="1108" w:author="Tatsuya Kameda" w:date="2026-04-06T12:11:00Z" w16du:dateUtc="2026-04-06T03:11:00Z">
                  <w:rPr>
                    <w:rFonts w:ascii="Cambria Math" w:hAnsi="Cambria Math"/>
                  </w:rPr>
                  <m:t>2nd, 1st</m:t>
                </w:del>
              </w:ins>
            </m:r>
          </m:sub>
        </m:sSub>
        <m:r>
          <w:ins w:id="1109" w:author="Ryutaro Mori" w:date="2026-03-31T12:22:00Z" w16du:dateUtc="2026-03-31T03:22:00Z">
            <w:del w:id="1110" w:author="Tatsuya Kameda" w:date="2026-04-06T12:11:00Z" w16du:dateUtc="2026-04-06T03:11:00Z">
              <w:rPr>
                <w:rFonts w:ascii="Cambria Math" w:hAnsi="Cambria Math"/>
              </w:rPr>
              <m:t>∙150≥</m:t>
            </w:del>
          </w:ins>
        </m:r>
        <m:r>
          <w:del w:id="1111" w:author="Tatsuya Kameda" w:date="2026-04-06T12:11:00Z" w16du:dateUtc="2026-04-06T03:11:00Z">
            <w:rPr>
              <w:rFonts w:ascii="Cambria Math" w:hAnsi="Cambria Math" w:hint="eastAsia"/>
            </w:rPr>
            <m:t> </m:t>
          </w:del>
        </m:r>
        <m:r>
          <w:ins w:id="1112" w:author="Ryutaro Mori" w:date="2026-03-31T12:23:00Z" w16du:dateUtc="2026-03-31T03:23:00Z">
            <w:del w:id="1113" w:author="Tatsuya Kameda" w:date="2026-04-06T12:11:00Z" w16du:dateUtc="2026-04-06T03:11:00Z">
              <w:rPr>
                <w:rFonts w:ascii="Cambria Math" w:hAnsi="Cambria Math"/>
              </w:rPr>
              <m:t>20</m:t>
            </w:del>
          </w:ins>
        </m:r>
        <m:r>
          <w:ins w:id="1114" w:author="Ryutaro Mori" w:date="2026-03-31T12:22:00Z" w16du:dateUtc="2026-03-31T03:22:00Z">
            <w:del w:id="1115" w:author="Tatsuya Kameda" w:date="2026-04-06T12:11:00Z" w16du:dateUtc="2026-04-06T03:11:00Z">
              <w:rPr>
                <w:rFonts w:ascii="Cambria Math" w:hAnsi="Cambria Math"/>
              </w:rPr>
              <m:t>0+</m:t>
            </w:del>
          </w:ins>
        </m:r>
        <m:sSub>
          <m:sSubPr>
            <m:ctrlPr>
              <w:ins w:id="1116" w:author="Ryutaro Mori" w:date="2026-03-31T12:22:00Z" w16du:dateUtc="2026-03-31T03:22:00Z">
                <w:del w:id="1117" w:author="Tatsuya Kameda" w:date="2026-04-06T12:11:00Z" w16du:dateUtc="2026-04-06T03:11:00Z">
                  <w:rPr>
                    <w:rFonts w:ascii="Cambria Math" w:hAnsi="Cambria Math"/>
                    <w:i/>
                  </w:rPr>
                </w:del>
              </w:ins>
            </m:ctrlPr>
          </m:sSubPr>
          <m:e>
            <m:r>
              <w:ins w:id="1118" w:author="Ryutaro Mori" w:date="2026-03-31T12:22:00Z" w16du:dateUtc="2026-03-31T03:22:00Z">
                <w:del w:id="1119" w:author="Tatsuya Kameda" w:date="2026-04-06T12:11:00Z" w16du:dateUtc="2026-04-06T03:11:00Z">
                  <w:rPr>
                    <w:rFonts w:ascii="Cambria Math" w:hAnsi="Cambria Math"/>
                  </w:rPr>
                  <m:t>θ</m:t>
                </w:del>
              </w:ins>
            </m:r>
          </m:e>
          <m:sub>
            <m:r>
              <w:ins w:id="1120" w:author="Ryutaro Mori" w:date="2026-03-31T12:22:00Z" w16du:dateUtc="2026-03-31T03:22:00Z">
                <w:del w:id="1121" w:author="Tatsuya Kameda" w:date="2026-04-06T12:11:00Z" w16du:dateUtc="2026-04-06T03:11:00Z">
                  <w:rPr>
                    <w:rFonts w:ascii="Cambria Math" w:hAnsi="Cambria Math"/>
                  </w:rPr>
                  <m:t>2nd</m:t>
                </w:del>
              </w:ins>
            </m:r>
          </m:sub>
        </m:sSub>
        <m:sSub>
          <m:sSubPr>
            <m:ctrlPr>
              <w:ins w:id="1122" w:author="Ryutaro Mori" w:date="2026-03-31T12:22:00Z" w16du:dateUtc="2026-03-31T03:22:00Z">
                <w:del w:id="1123" w:author="Tatsuya Kameda" w:date="2026-04-06T12:11:00Z" w16du:dateUtc="2026-04-06T03:11:00Z">
                  <w:rPr>
                    <w:rFonts w:ascii="Cambria Math" w:hAnsi="Cambria Math"/>
                    <w:i/>
                  </w:rPr>
                </w:del>
              </w:ins>
            </m:ctrlPr>
          </m:sSubPr>
          <m:e>
            <m:r>
              <w:ins w:id="1124" w:author="Ryutaro Mori" w:date="2026-03-31T12:22:00Z" w16du:dateUtc="2026-03-31T03:22:00Z">
                <w:del w:id="1125" w:author="Tatsuya Kameda" w:date="2026-04-06T12:11:00Z" w16du:dateUtc="2026-04-06T03:11:00Z">
                  <w:rPr>
                    <w:rFonts w:ascii="Cambria Math" w:hAnsi="Cambria Math"/>
                  </w:rPr>
                  <m:t>ϕ</m:t>
                </w:del>
              </w:ins>
            </m:r>
          </m:e>
          <m:sub>
            <m:r>
              <w:ins w:id="1126" w:author="Ryutaro Mori" w:date="2026-03-31T12:22:00Z" w16du:dateUtc="2026-03-31T03:22:00Z">
                <w:del w:id="1127" w:author="Tatsuya Kameda" w:date="2026-04-06T12:11:00Z" w16du:dateUtc="2026-04-06T03:11:00Z">
                  <w:rPr>
                    <w:rFonts w:ascii="Cambria Math" w:hAnsi="Cambria Math"/>
                  </w:rPr>
                  <m:t>2nd, 1st</m:t>
                </w:del>
              </w:ins>
            </m:r>
          </m:sub>
        </m:sSub>
        <m:r>
          <w:ins w:id="1128" w:author="Ryutaro Mori" w:date="2026-03-31T12:22:00Z" w16du:dateUtc="2026-03-31T03:22:00Z">
            <w:del w:id="1129" w:author="Tatsuya Kameda" w:date="2026-04-06T12:11:00Z" w16du:dateUtc="2026-04-06T03:11:00Z">
              <w:rPr>
                <w:rFonts w:ascii="Cambria Math" w:hAnsi="Cambria Math"/>
              </w:rPr>
              <m:t>∙50</m:t>
            </w:del>
          </w:ins>
        </m:r>
      </m:oMath>
      <w:ins w:id="1130" w:author="Ryutaro Mori" w:date="2026-03-31T12:24:00Z" w16du:dateUtc="2026-03-31T03:24:00Z">
        <w:del w:id="1131" w:author="Tatsuya Kameda" w:date="2026-04-06T12:11:00Z" w16du:dateUtc="2026-04-06T03:11:00Z">
          <w:r w:rsidR="00DA6A5A" w:rsidDel="00C46253">
            <w:delText>, which at equality gives</w:delText>
          </w:r>
        </w:del>
      </w:ins>
      <w:ins w:id="1132" w:author="Ryutaro Mori" w:date="2026-03-31T12:23:00Z" w16du:dateUtc="2026-03-31T03:23:00Z">
        <w:del w:id="1133" w:author="Tatsuya Kameda" w:date="2026-04-06T12:11:00Z" w16du:dateUtc="2026-04-06T03:11:00Z">
          <w:r w:rsidR="00DA6A5A" w:rsidDel="00C46253">
            <w:delText xml:space="preserve"> </w:delText>
          </w:r>
        </w:del>
      </w:ins>
      <w:del w:id="1134" w:author="Tatsuya Kameda" w:date="2026-04-06T12:11:00Z" w16du:dateUtc="2026-04-06T03:11:00Z">
        <w:r w:rsidR="00DA6A5A" w:rsidDel="00C46253">
          <w:rPr>
            <w:rFonts w:hint="eastAsia"/>
          </w:rPr>
          <w:delText> </w:delText>
        </w:r>
      </w:del>
      <m:oMath>
        <m:sSub>
          <m:sSubPr>
            <m:ctrlPr>
              <w:ins w:id="1135" w:author="Ryutaro Mori" w:date="2026-03-31T12:24:00Z" w16du:dateUtc="2026-03-31T03:24:00Z">
                <w:del w:id="1136" w:author="Tatsuya Kameda" w:date="2026-04-06T12:11:00Z" w16du:dateUtc="2026-04-06T03:11:00Z">
                  <w:rPr>
                    <w:rFonts w:ascii="Cambria Math" w:hAnsi="Cambria Math"/>
                    <w:i/>
                  </w:rPr>
                </w:del>
              </w:ins>
            </m:ctrlPr>
          </m:sSubPr>
          <m:e>
            <m:acc>
              <m:accPr>
                <m:ctrlPr>
                  <w:ins w:id="1137" w:author="Ryutaro Mori" w:date="2026-03-31T12:24:00Z" w16du:dateUtc="2026-03-31T03:24:00Z">
                    <w:del w:id="1138" w:author="Tatsuya Kameda" w:date="2026-04-06T12:11:00Z" w16du:dateUtc="2026-04-06T03:11:00Z">
                      <w:rPr>
                        <w:rFonts w:ascii="Cambria Math" w:hAnsi="Cambria Math"/>
                        <w:i/>
                      </w:rPr>
                    </w:del>
                  </w:ins>
                </m:ctrlPr>
              </m:accPr>
              <m:e>
                <m:r>
                  <w:ins w:id="1139" w:author="Ryutaro Mori" w:date="2026-03-31T12:24:00Z" w16du:dateUtc="2026-03-31T03:24:00Z">
                    <w:del w:id="1140" w:author="Tatsuya Kameda" w:date="2026-04-06T12:11:00Z" w16du:dateUtc="2026-04-06T03:11:00Z">
                      <w:rPr>
                        <w:rFonts w:ascii="Cambria Math" w:hAnsi="Cambria Math"/>
                      </w:rPr>
                      <m:t>θ</m:t>
                    </w:del>
                  </w:ins>
                </m:r>
              </m:e>
            </m:acc>
          </m:e>
          <m:sub>
            <m:r>
              <w:ins w:id="1141" w:author="Ryutaro Mori" w:date="2026-03-31T12:24:00Z" w16du:dateUtc="2026-03-31T03:24:00Z">
                <w:del w:id="1142" w:author="Tatsuya Kameda" w:date="2026-04-06T12:11:00Z" w16du:dateUtc="2026-04-06T03:11:00Z">
                  <w:rPr>
                    <w:rFonts w:ascii="Cambria Math" w:hAnsi="Cambria Math"/>
                  </w:rPr>
                  <m:t>2nd</m:t>
                </w:del>
              </w:ins>
            </m:r>
          </m:sub>
        </m:sSub>
        <m:r>
          <w:ins w:id="1143" w:author="Ryutaro Mori" w:date="2026-03-31T12:24:00Z" w16du:dateUtc="2026-03-31T03:24:00Z">
            <w:del w:id="1144" w:author="Tatsuya Kameda" w:date="2026-04-06T12:11:00Z" w16du:dateUtc="2026-04-06T03:11:00Z">
              <w:rPr>
                <w:rFonts w:ascii="Cambria Math" w:hAnsi="Cambria Math"/>
              </w:rPr>
              <m:t>=</m:t>
            </w:del>
          </w:ins>
        </m:r>
        <m:f>
          <m:fPr>
            <m:ctrlPr>
              <w:ins w:id="1145" w:author="Ryutaro Mori" w:date="2026-03-31T12:25:00Z" w16du:dateUtc="2026-03-31T03:25:00Z">
                <w:del w:id="1146" w:author="Tatsuya Kameda" w:date="2026-04-06T12:11:00Z" w16du:dateUtc="2026-04-06T03:11:00Z">
                  <w:rPr>
                    <w:rFonts w:ascii="Cambria Math" w:hAnsi="Cambria Math"/>
                    <w:i/>
                  </w:rPr>
                </w:del>
              </w:ins>
            </m:ctrlPr>
          </m:fPr>
          <m:num>
            <m:r>
              <w:ins w:id="1147" w:author="Ryutaro Mori" w:date="2026-03-31T12:25:00Z" w16du:dateUtc="2026-03-31T03:25:00Z">
                <w:del w:id="1148" w:author="Tatsuya Kameda" w:date="2026-04-06T12:11:00Z" w16du:dateUtc="2026-04-06T03:11:00Z">
                  <w:rPr>
                    <w:rFonts w:ascii="Cambria Math" w:hAnsi="Cambria Math"/>
                  </w:rPr>
                  <m:t>1</m:t>
                </w:del>
              </w:ins>
            </m:r>
          </m:num>
          <m:den>
            <m:r>
              <w:ins w:id="1149" w:author="Ryutaro Mori" w:date="2026-03-31T12:25:00Z" w16du:dateUtc="2026-03-31T03:25:00Z">
                <w:del w:id="1150" w:author="Tatsuya Kameda" w:date="2026-04-06T12:11:00Z" w16du:dateUtc="2026-04-06T03:11:00Z">
                  <w:rPr>
                    <w:rFonts w:ascii="Cambria Math" w:hAnsi="Cambria Math"/>
                  </w:rPr>
                  <m:t>2</m:t>
                </w:del>
              </w:ins>
            </m:r>
            <m:sSub>
              <m:sSubPr>
                <m:ctrlPr>
                  <w:ins w:id="1151" w:author="Ryutaro Mori" w:date="2026-03-31T12:25:00Z" w16du:dateUtc="2026-03-31T03:25:00Z">
                    <w:del w:id="1152" w:author="Tatsuya Kameda" w:date="2026-04-06T12:11:00Z" w16du:dateUtc="2026-04-06T03:11:00Z">
                      <w:rPr>
                        <w:rFonts w:ascii="Cambria Math" w:hAnsi="Cambria Math"/>
                        <w:i/>
                      </w:rPr>
                    </w:del>
                  </w:ins>
                </m:ctrlPr>
              </m:sSubPr>
              <m:e>
                <m:r>
                  <w:ins w:id="1153" w:author="Ryutaro Mori" w:date="2026-03-31T12:25:00Z" w16du:dateUtc="2026-03-31T03:25:00Z">
                    <w:del w:id="1154" w:author="Tatsuya Kameda" w:date="2026-04-06T12:11:00Z" w16du:dateUtc="2026-04-06T03:11:00Z">
                      <w:rPr>
                        <w:rFonts w:ascii="Cambria Math" w:hAnsi="Cambria Math"/>
                      </w:rPr>
                      <m:t>ϕ</m:t>
                    </w:del>
                  </w:ins>
                </m:r>
              </m:e>
              <m:sub>
                <m:r>
                  <w:ins w:id="1155" w:author="Ryutaro Mori" w:date="2026-03-31T12:25:00Z" w16du:dateUtc="2026-03-31T03:25:00Z">
                    <w:del w:id="1156" w:author="Tatsuya Kameda" w:date="2026-04-06T12:11:00Z" w16du:dateUtc="2026-04-06T03:11:00Z">
                      <w:rPr>
                        <w:rFonts w:ascii="Cambria Math" w:hAnsi="Cambria Math"/>
                      </w:rPr>
                      <m:t>2nd, 1st</m:t>
                    </w:del>
                  </w:ins>
                </m:r>
              </m:sub>
            </m:sSub>
          </m:den>
        </m:f>
      </m:oMath>
      <w:ins w:id="1157" w:author="Ryutaro Mori" w:date="2026-03-31T12:25:00Z" w16du:dateUtc="2026-03-31T03:25:00Z">
        <w:del w:id="1158" w:author="Tatsuya Kameda" w:date="2026-04-06T12:11:00Z" w16du:dateUtc="2026-04-06T03:11:00Z">
          <w:r w:rsidR="00DA6A5A" w:rsidDel="00C46253">
            <w:delText>. This means that</w:delText>
          </w:r>
        </w:del>
      </w:ins>
      <w:ins w:id="1159" w:author="Ryutaro Mori" w:date="2026-03-31T12:21:00Z" w16du:dateUtc="2026-03-31T03:21:00Z">
        <w:del w:id="1160" w:author="Tatsuya Kameda" w:date="2026-04-06T12:11:00Z" w16du:dateUtc="2026-04-06T03:11:00Z">
          <w:r w:rsidR="00DA6A5A" w:rsidDel="00C46253">
            <w:delText xml:space="preserve"> the higher the second mover</w:delText>
          </w:r>
        </w:del>
      </w:ins>
      <w:ins w:id="1161" w:author="Ryutaro Mori" w:date="2026-03-31T12:42:00Z" w16du:dateUtc="2026-03-31T03:42:00Z">
        <w:del w:id="1162" w:author="Tatsuya Kameda" w:date="2026-04-06T12:11:00Z" w16du:dateUtc="2026-04-06T03:11:00Z">
          <w:r w:rsidR="005861BF" w:rsidDel="00C46253">
            <w:delText>’</w:delText>
          </w:r>
        </w:del>
      </w:ins>
      <w:ins w:id="1163" w:author="Ryutaro Mori" w:date="2026-03-31T12:21:00Z" w16du:dateUtc="2026-03-31T03:21:00Z">
        <w:del w:id="1164" w:author="Tatsuya Kameda" w:date="2026-04-06T12:11:00Z" w16du:dateUtc="2026-04-06T03:11:00Z">
          <w:r w:rsidR="00DA6A5A" w:rsidDel="00C46253">
            <w:delText>s expectation of the partner</w:delText>
          </w:r>
        </w:del>
      </w:ins>
      <w:ins w:id="1165" w:author="Ryutaro Mori" w:date="2026-03-31T12:42:00Z" w16du:dateUtc="2026-03-31T03:42:00Z">
        <w:del w:id="1166" w:author="Tatsuya Kameda" w:date="2026-04-06T12:11:00Z" w16du:dateUtc="2026-04-06T03:11:00Z">
          <w:r w:rsidR="005861BF" w:rsidDel="00C46253">
            <w:delText>’</w:delText>
          </w:r>
        </w:del>
      </w:ins>
      <w:ins w:id="1167" w:author="Ryutaro Mori" w:date="2026-03-31T12:21:00Z" w16du:dateUtc="2026-03-31T03:21:00Z">
        <w:del w:id="1168" w:author="Tatsuya Kameda" w:date="2026-04-06T12:11:00Z" w16du:dateUtc="2026-04-06T03:11:00Z">
          <w:r w:rsidR="00DA6A5A" w:rsidDel="00C46253">
            <w:delText>s reciprocal type (</w:delText>
          </w:r>
        </w:del>
      </w:ins>
      <m:oMath>
        <m:sSub>
          <m:sSubPr>
            <m:ctrlPr>
              <w:ins w:id="1169" w:author="Ryutaro Mori" w:date="2026-03-31T12:25:00Z" w16du:dateUtc="2026-03-31T03:25:00Z">
                <w:del w:id="1170" w:author="Tatsuya Kameda" w:date="2026-04-06T12:11:00Z" w16du:dateUtc="2026-04-06T03:11:00Z">
                  <w:rPr>
                    <w:rFonts w:ascii="Cambria Math" w:hAnsi="Cambria Math"/>
                    <w:i/>
                  </w:rPr>
                </w:del>
              </w:ins>
            </m:ctrlPr>
          </m:sSubPr>
          <m:e>
            <m:r>
              <w:ins w:id="1171" w:author="Ryutaro Mori" w:date="2026-03-31T12:25:00Z" w16du:dateUtc="2026-03-31T03:25:00Z">
                <w:del w:id="1172" w:author="Tatsuya Kameda" w:date="2026-04-06T12:11:00Z" w16du:dateUtc="2026-04-06T03:11:00Z">
                  <w:rPr>
                    <w:rFonts w:ascii="Cambria Math" w:hAnsi="Cambria Math"/>
                  </w:rPr>
                  <m:t>ϕ</m:t>
                </w:del>
              </w:ins>
            </m:r>
          </m:e>
          <m:sub>
            <m:r>
              <w:ins w:id="1173" w:author="Ryutaro Mori" w:date="2026-03-31T12:25:00Z" w16du:dateUtc="2026-03-31T03:25:00Z">
                <w:del w:id="1174" w:author="Tatsuya Kameda" w:date="2026-04-06T12:11:00Z" w16du:dateUtc="2026-04-06T03:11:00Z">
                  <w:rPr>
                    <w:rFonts w:ascii="Cambria Math" w:hAnsi="Cambria Math"/>
                  </w:rPr>
                  <m:t>2nd, 1st</m:t>
                </w:del>
              </w:ins>
            </m:r>
          </m:sub>
        </m:sSub>
      </m:oMath>
      <w:ins w:id="1175" w:author="Ryutaro Mori" w:date="2026-03-31T12:21:00Z" w16du:dateUtc="2026-03-31T03:21:00Z">
        <w:del w:id="1176" w:author="Tatsuya Kameda" w:date="2026-04-06T12:11:00Z" w16du:dateUtc="2026-04-06T03:11:00Z">
          <w:r w:rsidR="00DA6A5A" w:rsidDel="00C46253">
            <w:delText>), the lower the threshold</w:delText>
          </w:r>
        </w:del>
      </w:ins>
      <w:ins w:id="1177" w:author="Ryutaro Mori" w:date="2026-04-01T23:10:00Z" w16du:dateUtc="2026-04-01T14:10:00Z">
        <w:del w:id="1178" w:author="Tatsuya Kameda" w:date="2026-04-06T12:11:00Z" w16du:dateUtc="2026-04-06T03:11:00Z">
          <w:r w:rsidR="002853DE" w:rsidDel="00C46253">
            <w:delText xml:space="preserve"> requi</w:delText>
          </w:r>
        </w:del>
      </w:ins>
      <w:ins w:id="1179" w:author="Ryutaro Mori" w:date="2026-04-01T23:11:00Z" w16du:dateUtc="2026-04-01T14:11:00Z">
        <w:del w:id="1180" w:author="Tatsuya Kameda" w:date="2026-04-06T12:11:00Z" w16du:dateUtc="2026-04-06T03:11:00Z">
          <w:r w:rsidR="002853DE" w:rsidDel="00C46253">
            <w:delText>red</w:delText>
          </w:r>
        </w:del>
      </w:ins>
      <w:ins w:id="1181" w:author="Ryutaro Mori" w:date="2026-03-31T12:21:00Z" w16du:dateUtc="2026-03-31T03:21:00Z">
        <w:del w:id="1182" w:author="Tatsuya Kameda" w:date="2026-04-06T12:11:00Z" w16du:dateUtc="2026-04-06T03:11:00Z">
          <w:r w:rsidR="00DA6A5A" w:rsidDel="00C46253">
            <w:delText xml:space="preserve"> for reciprocation. From Proposition 2, volunteering cooperation in Stage 1 requires a higher </w:delText>
          </w:r>
        </w:del>
      </w:ins>
      <m:oMath>
        <m:r>
          <w:ins w:id="1183" w:author="Ryutaro Mori" w:date="2026-03-31T12:26:00Z" w16du:dateUtc="2026-03-31T03:26:00Z">
            <w:del w:id="1184" w:author="Tatsuya Kameda" w:date="2026-04-06T12:11:00Z" w16du:dateUtc="2026-04-06T03:11:00Z">
              <w:rPr>
                <w:rFonts w:ascii="Cambria Math" w:hAnsi="Cambria Math"/>
              </w:rPr>
              <m:t>θ</m:t>
            </w:del>
          </w:ins>
        </m:r>
      </m:oMath>
      <w:ins w:id="1185" w:author="Ryutaro Mori" w:date="2026-03-31T12:21:00Z" w16du:dateUtc="2026-03-31T03:21:00Z">
        <w:del w:id="1186" w:author="Tatsuya Kameda" w:date="2026-04-06T12:11:00Z" w16du:dateUtc="2026-04-06T03:11:00Z">
          <w:r w:rsidR="00DA6A5A" w:rsidDel="00C46253">
            <w:delText xml:space="preserve"> than cooperating as an assigned first mover. As a result, observing voluntary first-mover cooperation raises </w:delText>
          </w:r>
        </w:del>
      </w:ins>
      <m:oMath>
        <m:sSub>
          <m:sSubPr>
            <m:ctrlPr>
              <w:ins w:id="1187" w:author="Ryutaro Mori" w:date="2026-03-31T12:26:00Z" w16du:dateUtc="2026-03-31T03:26:00Z">
                <w:del w:id="1188" w:author="Tatsuya Kameda" w:date="2026-04-06T12:11:00Z" w16du:dateUtc="2026-04-06T03:11:00Z">
                  <w:rPr>
                    <w:rFonts w:ascii="Cambria Math" w:hAnsi="Cambria Math"/>
                    <w:i/>
                  </w:rPr>
                </w:del>
              </w:ins>
            </m:ctrlPr>
          </m:sSubPr>
          <m:e>
            <m:r>
              <w:ins w:id="1189" w:author="Ryutaro Mori" w:date="2026-03-31T12:26:00Z" w16du:dateUtc="2026-03-31T03:26:00Z">
                <w:del w:id="1190" w:author="Tatsuya Kameda" w:date="2026-04-06T12:11:00Z" w16du:dateUtc="2026-04-06T03:11:00Z">
                  <w:rPr>
                    <w:rFonts w:ascii="Cambria Math" w:hAnsi="Cambria Math"/>
                  </w:rPr>
                  <m:t>ϕ</m:t>
                </w:del>
              </w:ins>
            </m:r>
          </m:e>
          <m:sub>
            <m:r>
              <w:ins w:id="1191" w:author="Ryutaro Mori" w:date="2026-03-31T12:26:00Z" w16du:dateUtc="2026-03-31T03:26:00Z">
                <w:del w:id="1192" w:author="Tatsuya Kameda" w:date="2026-04-06T12:11:00Z" w16du:dateUtc="2026-04-06T03:11:00Z">
                  <w:rPr>
                    <w:rFonts w:ascii="Cambria Math" w:hAnsi="Cambria Math"/>
                  </w:rPr>
                  <m:t>2nd, 1st</m:t>
                </w:del>
              </w:ins>
            </m:r>
          </m:sub>
        </m:sSub>
      </m:oMath>
      <w:ins w:id="1193" w:author="Ryutaro Mori" w:date="2026-03-31T12:21:00Z" w16du:dateUtc="2026-03-31T03:21:00Z">
        <w:del w:id="1194" w:author="Tatsuya Kameda" w:date="2026-04-06T12:11:00Z" w16du:dateUtc="2026-04-06T03:11:00Z">
          <w:r w:rsidR="00DA6A5A" w:rsidDel="00C46253">
            <w:delText xml:space="preserve"> more strongly in the endogenous-order game than in the exogenous-order game. It follows that </w:delText>
          </w:r>
        </w:del>
      </w:ins>
      <w:ins w:id="1195" w:author="Ryutaro Mori" w:date="2026-03-31T12:26:00Z" w16du:dateUtc="2026-03-31T03:26:00Z">
        <w:del w:id="1196" w:author="Tatsuya Kameda" w:date="2026-04-06T12:11:00Z" w16du:dateUtc="2026-04-06T03:11:00Z">
          <w:r w:rsidR="00DA6A5A" w:rsidDel="00C46253">
            <w:delText xml:space="preserve"> </w:delText>
          </w:r>
        </w:del>
      </w:ins>
      <m:oMath>
        <m:sSubSup>
          <m:sSubSupPr>
            <m:ctrlPr>
              <w:ins w:id="1197" w:author="Ryutaro Mori" w:date="2026-03-31T12:26:00Z" w16du:dateUtc="2026-03-31T03:26:00Z">
                <w:del w:id="1198" w:author="Tatsuya Kameda" w:date="2026-04-06T12:11:00Z" w16du:dateUtc="2026-04-06T03:11:00Z">
                  <w:rPr>
                    <w:rFonts w:ascii="Cambria Math" w:hAnsi="Cambria Math"/>
                    <w:i/>
                  </w:rPr>
                </w:del>
              </w:ins>
            </m:ctrlPr>
          </m:sSubSupPr>
          <m:e>
            <m:acc>
              <m:accPr>
                <m:ctrlPr>
                  <w:ins w:id="1199" w:author="Ryutaro Mori" w:date="2026-03-31T12:26:00Z" w16du:dateUtc="2026-03-31T03:26:00Z">
                    <w:del w:id="1200" w:author="Tatsuya Kameda" w:date="2026-04-06T12:11:00Z" w16du:dateUtc="2026-04-06T03:11:00Z">
                      <w:rPr>
                        <w:rFonts w:ascii="Cambria Math" w:hAnsi="Cambria Math"/>
                        <w:i/>
                      </w:rPr>
                    </w:del>
                  </w:ins>
                </m:ctrlPr>
              </m:accPr>
              <m:e>
                <m:r>
                  <w:ins w:id="1201" w:author="Ryutaro Mori" w:date="2026-03-31T12:26:00Z" w16du:dateUtc="2026-03-31T03:26:00Z">
                    <w:del w:id="1202" w:author="Tatsuya Kameda" w:date="2026-04-06T12:11:00Z" w16du:dateUtc="2026-04-06T03:11:00Z">
                      <w:rPr>
                        <w:rFonts w:ascii="Cambria Math" w:hAnsi="Cambria Math"/>
                      </w:rPr>
                      <m:t>θ</m:t>
                    </w:del>
                  </w:ins>
                </m:r>
              </m:e>
            </m:acc>
          </m:e>
          <m:sub>
            <m:r>
              <w:ins w:id="1203" w:author="Ryutaro Mori" w:date="2026-03-31T12:26:00Z" w16du:dateUtc="2026-03-31T03:26:00Z">
                <w:del w:id="1204" w:author="Tatsuya Kameda" w:date="2026-04-06T12:11:00Z" w16du:dateUtc="2026-04-06T03:11:00Z">
                  <w:rPr>
                    <w:rFonts w:ascii="Cambria Math" w:hAnsi="Cambria Math"/>
                  </w:rPr>
                  <m:t>2</m:t>
                </w:del>
              </w:ins>
            </m:r>
            <m:r>
              <w:ins w:id="1205" w:author="Ryutaro Mori" w:date="2026-03-31T12:26:00Z" w16du:dateUtc="2026-03-31T03:26:00Z">
                <w:del w:id="1206" w:author="Tatsuya Kameda" w:date="2026-04-06T12:11:00Z" w16du:dateUtc="2026-04-06T03:11:00Z">
                  <m:rPr>
                    <m:sty m:val="p"/>
                  </m:rPr>
                  <w:rPr>
                    <w:rFonts w:ascii="Cambria Math" w:hAnsi="Cambria Math"/>
                  </w:rPr>
                  <m:t>nd</m:t>
                </w:del>
              </w:ins>
            </m:r>
          </m:sub>
          <m:sup>
            <m:r>
              <w:ins w:id="1207" w:author="Ryutaro Mori" w:date="2026-03-31T12:26:00Z" w16du:dateUtc="2026-03-31T03:26:00Z">
                <w:del w:id="1208" w:author="Tatsuya Kameda" w:date="2026-04-06T12:11:00Z" w16du:dateUtc="2026-04-06T03:11:00Z">
                  <m:rPr>
                    <m:sty m:val="p"/>
                  </m:rPr>
                  <w:rPr>
                    <w:rFonts w:ascii="Cambria Math" w:hAnsi="Cambria Math"/>
                  </w:rPr>
                  <m:t>endo</m:t>
                </w:del>
              </w:ins>
            </m:r>
          </m:sup>
        </m:sSubSup>
        <m:r>
          <w:ins w:id="1209" w:author="Ryutaro Mori" w:date="2026-03-31T12:26:00Z" w16du:dateUtc="2026-03-31T03:26:00Z">
            <w:del w:id="1210" w:author="Tatsuya Kameda" w:date="2026-04-06T12:11:00Z" w16du:dateUtc="2026-04-06T03:11:00Z">
              <w:rPr>
                <w:rFonts w:ascii="Cambria Math" w:hAnsi="Cambria Math"/>
              </w:rPr>
              <m:t>&lt;</m:t>
            </w:del>
          </w:ins>
        </m:r>
        <m:sSubSup>
          <m:sSubSupPr>
            <m:ctrlPr>
              <w:ins w:id="1211" w:author="Ryutaro Mori" w:date="2026-03-31T12:26:00Z" w16du:dateUtc="2026-03-31T03:26:00Z">
                <w:del w:id="1212" w:author="Tatsuya Kameda" w:date="2026-04-06T12:11:00Z" w16du:dateUtc="2026-04-06T03:11:00Z">
                  <w:rPr>
                    <w:rFonts w:ascii="Cambria Math" w:hAnsi="Cambria Math"/>
                    <w:i/>
                  </w:rPr>
                </w:del>
              </w:ins>
            </m:ctrlPr>
          </m:sSubSupPr>
          <m:e>
            <m:acc>
              <m:accPr>
                <m:ctrlPr>
                  <w:ins w:id="1213" w:author="Ryutaro Mori" w:date="2026-03-31T12:26:00Z" w16du:dateUtc="2026-03-31T03:26:00Z">
                    <w:del w:id="1214" w:author="Tatsuya Kameda" w:date="2026-04-06T12:11:00Z" w16du:dateUtc="2026-04-06T03:11:00Z">
                      <w:rPr>
                        <w:rFonts w:ascii="Cambria Math" w:hAnsi="Cambria Math"/>
                        <w:i/>
                      </w:rPr>
                    </w:del>
                  </w:ins>
                </m:ctrlPr>
              </m:accPr>
              <m:e>
                <m:r>
                  <w:ins w:id="1215" w:author="Ryutaro Mori" w:date="2026-03-31T12:26:00Z" w16du:dateUtc="2026-03-31T03:26:00Z">
                    <w:del w:id="1216" w:author="Tatsuya Kameda" w:date="2026-04-06T12:11:00Z" w16du:dateUtc="2026-04-06T03:11:00Z">
                      <w:rPr>
                        <w:rFonts w:ascii="Cambria Math" w:hAnsi="Cambria Math"/>
                      </w:rPr>
                      <m:t>θ</m:t>
                    </w:del>
                  </w:ins>
                </m:r>
              </m:e>
            </m:acc>
          </m:e>
          <m:sub>
            <m:r>
              <w:ins w:id="1217" w:author="Ryutaro Mori" w:date="2026-03-31T12:26:00Z" w16du:dateUtc="2026-03-31T03:26:00Z">
                <w:del w:id="1218" w:author="Tatsuya Kameda" w:date="2026-04-06T12:11:00Z" w16du:dateUtc="2026-04-06T03:11:00Z">
                  <w:rPr>
                    <w:rFonts w:ascii="Cambria Math" w:hAnsi="Cambria Math"/>
                  </w:rPr>
                  <m:t>2</m:t>
                </w:del>
              </w:ins>
            </m:r>
            <m:r>
              <w:ins w:id="1219" w:author="Ryutaro Mori" w:date="2026-03-31T12:26:00Z" w16du:dateUtc="2026-03-31T03:26:00Z">
                <w:del w:id="1220" w:author="Tatsuya Kameda" w:date="2026-04-06T12:11:00Z" w16du:dateUtc="2026-04-06T03:11:00Z">
                  <m:rPr>
                    <m:sty m:val="p"/>
                  </m:rPr>
                  <w:rPr>
                    <w:rFonts w:ascii="Cambria Math" w:hAnsi="Cambria Math"/>
                  </w:rPr>
                  <m:t>nd</m:t>
                </w:del>
              </w:ins>
            </m:r>
          </m:sub>
          <m:sup>
            <m:r>
              <w:ins w:id="1221" w:author="Ryutaro Mori" w:date="2026-03-31T12:26:00Z" w16du:dateUtc="2026-03-31T03:26:00Z">
                <w:del w:id="1222" w:author="Tatsuya Kameda" w:date="2026-04-06T12:11:00Z" w16du:dateUtc="2026-04-06T03:11:00Z">
                  <m:rPr>
                    <m:sty m:val="p"/>
                  </m:rPr>
                  <w:rPr>
                    <w:rFonts w:ascii="Cambria Math" w:hAnsi="Cambria Math"/>
                  </w:rPr>
                  <m:t>exo</m:t>
                </w:del>
              </w:ins>
            </m:r>
          </m:sup>
        </m:sSubSup>
      </m:oMath>
      <w:ins w:id="1223" w:author="Ryutaro Mori" w:date="2026-03-31T12:21:00Z" w16du:dateUtc="2026-03-31T03:21:00Z">
        <w:del w:id="1224" w:author="Tatsuya Kameda" w:date="2026-04-06T12:11:00Z" w16du:dateUtc="2026-04-06T03:11:00Z">
          <w:r w:rsidR="00DA6A5A" w:rsidDel="00C46253">
            <w:delText>: second movers reciprocate more readily under endogenous order (</w:delText>
          </w:r>
          <w:r w:rsidR="00DA6A5A" w:rsidRPr="00DA6A5A" w:rsidDel="00C46253">
            <w:rPr>
              <w:b/>
              <w:bCs/>
              <w:rPrChange w:id="1225" w:author="Ryutaro Mori" w:date="2026-03-31T12:27:00Z" w16du:dateUtc="2026-03-31T03:27:00Z">
                <w:rPr/>
              </w:rPrChange>
            </w:rPr>
            <w:delText>Proposition 3</w:delText>
          </w:r>
          <w:r w:rsidR="00DA6A5A" w:rsidDel="00C46253">
            <w:delText>, SI 3).</w:delText>
          </w:r>
        </w:del>
      </w:ins>
      <w:del w:id="1226" w:author="Tatsuya Kameda" w:date="2026-04-06T12:11:00Z" w16du:dateUtc="2026-04-06T03:11:00Z">
        <w:r w:rsidR="00B13E75" w:rsidDel="00C46253">
          <w:delText xml:space="preserve"> </w:delText>
        </w:r>
        <w:commentRangeStart w:id="1227"/>
        <w:r w:rsidR="00B13E75" w:rsidDel="00C46253">
          <w:delText xml:space="preserve">In </w:delText>
        </w:r>
        <w:r w:rsidR="00493A9C" w:rsidDel="00C46253">
          <w:delText xml:space="preserve">our </w:delText>
        </w:r>
        <w:r w:rsidR="00B13E75" w:rsidDel="00C46253">
          <w:delText xml:space="preserve">belief-based model, observing first-mover cooperation </w:delText>
        </w:r>
        <w:r w:rsidR="003E73A8" w:rsidDel="00C46253">
          <w:delText xml:space="preserve">should </w:delText>
        </w:r>
        <w:r w:rsidR="00B13E75" w:rsidDel="00C46253">
          <w:delText>raise the second mover</w:delText>
        </w:r>
        <w:r w:rsidR="001B368B" w:rsidDel="00C46253">
          <w:delText>’</w:delText>
        </w:r>
        <w:r w:rsidR="00B13E75" w:rsidDel="00C46253">
          <w:delText>s posterior estimate of the partner</w:delText>
        </w:r>
        <w:r w:rsidR="001B368B" w:rsidDel="00C46253">
          <w:delText>’</w:delText>
        </w:r>
        <w:r w:rsidR="00B13E75" w:rsidDel="00C46253">
          <w:delText>s θ</w:delText>
        </w:r>
        <w:r w:rsidR="00400B30" w:rsidDel="00C46253">
          <w:delText xml:space="preserve">, </w:delText>
        </w:r>
        <w:r w:rsidR="00B93CF1" w:rsidDel="00C46253">
          <w:delText xml:space="preserve"> </w:delText>
        </w:r>
      </w:del>
      <m:oMath>
        <m:sSub>
          <m:sSubPr>
            <m:ctrlPr>
              <w:del w:id="1228" w:author="Tatsuya Kameda" w:date="2026-04-06T12:11:00Z" w16du:dateUtc="2026-04-06T03:11:00Z">
                <w:rPr>
                  <w:rFonts w:ascii="Cambria Math" w:hAnsi="Cambria Math"/>
                  <w:i/>
                </w:rPr>
              </w:del>
            </m:ctrlPr>
          </m:sSubPr>
          <m:e>
            <m:r>
              <w:del w:id="1229" w:author="Tatsuya Kameda" w:date="2026-04-06T12:11:00Z" w16du:dateUtc="2026-04-06T03:11:00Z">
                <w:rPr>
                  <w:rFonts w:ascii="Cambria Math" w:hAnsi="Cambria Math"/>
                </w:rPr>
                <m:t>ϕ</m:t>
              </w:del>
            </m:r>
          </m:e>
          <m:sub>
            <m:r>
              <w:del w:id="1230" w:author="Tatsuya Kameda" w:date="2026-04-06T12:11:00Z" w16du:dateUtc="2026-04-06T03:11:00Z">
                <w:rPr>
                  <w:rFonts w:ascii="Cambria Math" w:hAnsi="Cambria Math"/>
                </w:rPr>
                <m:t>2nd,  1st</m:t>
              </w:del>
            </m:r>
          </m:sub>
        </m:sSub>
      </m:oMath>
      <w:del w:id="1231" w:author="Tatsuya Kameda" w:date="2026-04-06T12:11:00Z" w16du:dateUtc="2026-04-06T03:11:00Z">
        <w:r w:rsidR="006B498A" w:rsidDel="00C46253">
          <w:delText>,</w:delText>
        </w:r>
        <w:r w:rsidR="00B13E75" w:rsidDel="00C46253">
          <w:delText xml:space="preserve"> more strongly when the threshold </w:delText>
        </w:r>
      </w:del>
      <m:oMath>
        <m:sSub>
          <m:sSubPr>
            <m:ctrlPr>
              <w:del w:id="1232" w:author="Tatsuya Kameda" w:date="2026-04-06T12:11:00Z" w16du:dateUtc="2026-04-06T03:11:00Z">
                <w:rPr>
                  <w:rFonts w:ascii="Cambria Math" w:hAnsi="Cambria Math"/>
                  <w:i/>
                </w:rPr>
              </w:del>
            </m:ctrlPr>
          </m:sSubPr>
          <m:e>
            <m:acc>
              <m:accPr>
                <m:ctrlPr>
                  <w:del w:id="1233" w:author="Tatsuya Kameda" w:date="2026-04-06T12:11:00Z" w16du:dateUtc="2026-04-06T03:11:00Z">
                    <w:rPr>
                      <w:rFonts w:ascii="Cambria Math" w:hAnsi="Cambria Math"/>
                      <w:i/>
                    </w:rPr>
                  </w:del>
                </m:ctrlPr>
              </m:accPr>
              <m:e>
                <m:r>
                  <w:del w:id="1234" w:author="Tatsuya Kameda" w:date="2026-04-06T12:11:00Z" w16du:dateUtc="2026-04-06T03:11:00Z">
                    <w:rPr>
                      <w:rFonts w:ascii="Cambria Math" w:hAnsi="Cambria Math"/>
                    </w:rPr>
                    <m:t>θ</m:t>
                  </w:del>
                </m:r>
              </m:e>
            </m:acc>
          </m:e>
          <m:sub>
            <m:r>
              <w:del w:id="1235" w:author="Tatsuya Kameda" w:date="2026-04-06T12:11:00Z" w16du:dateUtc="2026-04-06T03:11:00Z">
                <w:rPr>
                  <w:rFonts w:ascii="Cambria Math" w:hAnsi="Cambria Math"/>
                </w:rPr>
                <m:t>1st</m:t>
              </w:del>
            </m:r>
          </m:sub>
        </m:sSub>
      </m:oMath>
      <w:del w:id="1236" w:author="Tatsuya Kameda" w:date="2026-04-06T12:11:00Z" w16du:dateUtc="2026-04-06T03:11:00Z">
        <w:r w:rsidR="00B13E75" w:rsidDel="00C46253">
          <w:delText xml:space="preserve"> is high</w:delText>
        </w:r>
        <w:r w:rsidR="00D12A39" w:rsidDel="00C46253">
          <w:delText xml:space="preserve">. </w:delText>
        </w:r>
      </w:del>
      <w:commentRangeEnd w:id="1227"/>
      <w:del w:id="1237" w:author="Ryutaro Mori" w:date="2026-03-31T12:27:00Z" w16du:dateUtc="2026-03-31T03:27:00Z">
        <w:r w:rsidR="00A650B9" w:rsidDel="00DA6A5A">
          <w:rPr>
            <w:rStyle w:val="a6"/>
            <w:sz w:val="20"/>
            <w:szCs w:val="24"/>
          </w:rPr>
          <w:commentReference w:id="1227"/>
        </w:r>
      </w:del>
      <w:del w:id="1238" w:author="Tatsuya Kameda" w:date="2026-04-06T12:11:00Z" w16du:dateUtc="2026-04-06T03:11:00Z">
        <w:r w:rsidR="005D3455" w:rsidDel="00C46253">
          <w:delText xml:space="preserve"> </w:delText>
        </w:r>
        <w:r w:rsidR="00D12A39" w:rsidDel="00C46253">
          <w:delText xml:space="preserve">Because </w:delText>
        </w:r>
        <w:r w:rsidR="00B13E75" w:rsidDel="00C46253">
          <w:delText xml:space="preserve">only players with strong reciprocal preferences would have volunteered to cooperate </w:delText>
        </w:r>
        <w:r w:rsidR="00376D7F" w:rsidDel="00C46253">
          <w:delText>in Stage 1</w:delText>
        </w:r>
        <w:r w:rsidR="00D12A39" w:rsidDel="00C46253">
          <w:delText xml:space="preserve"> (as we have seen in Proposition 2), </w:delText>
        </w:r>
      </w:del>
      <m:oMath>
        <m:sSubSup>
          <m:sSubSupPr>
            <m:ctrlPr>
              <w:del w:id="1239" w:author="Tatsuya Kameda" w:date="2026-04-06T12:11:00Z" w16du:dateUtc="2026-04-06T03:11:00Z">
                <w:rPr>
                  <w:rFonts w:ascii="Cambria Math" w:hAnsi="Cambria Math"/>
                  <w:i/>
                </w:rPr>
              </w:del>
            </m:ctrlPr>
          </m:sSubSupPr>
          <m:e>
            <m:acc>
              <m:accPr>
                <m:ctrlPr>
                  <w:del w:id="1240" w:author="Tatsuya Kameda" w:date="2026-04-06T12:11:00Z" w16du:dateUtc="2026-04-06T03:11:00Z">
                    <w:rPr>
                      <w:rFonts w:ascii="Cambria Math" w:hAnsi="Cambria Math"/>
                      <w:i/>
                    </w:rPr>
                  </w:del>
                </m:ctrlPr>
              </m:accPr>
              <m:e>
                <m:r>
                  <w:del w:id="1241" w:author="Tatsuya Kameda" w:date="2026-04-06T12:11:00Z" w16du:dateUtc="2026-04-06T03:11:00Z">
                    <w:rPr>
                      <w:rFonts w:ascii="Cambria Math" w:hAnsi="Cambria Math"/>
                    </w:rPr>
                    <m:t>θ</m:t>
                  </w:del>
                </m:r>
              </m:e>
            </m:acc>
          </m:e>
          <m:sub>
            <m:r>
              <w:del w:id="1242" w:author="Tatsuya Kameda" w:date="2026-04-06T12:11:00Z" w16du:dateUtc="2026-04-06T03:11:00Z">
                <w:rPr>
                  <w:rFonts w:ascii="Cambria Math" w:hAnsi="Cambria Math"/>
                </w:rPr>
                <m:t>2</m:t>
              </w:del>
            </m:r>
            <m:r>
              <w:del w:id="1243" w:author="Tatsuya Kameda" w:date="2026-04-06T12:11:00Z" w16du:dateUtc="2026-04-06T03:11:00Z">
                <m:rPr>
                  <m:sty m:val="p"/>
                </m:rPr>
                <w:rPr>
                  <w:rFonts w:ascii="Cambria Math" w:hAnsi="Cambria Math"/>
                </w:rPr>
                <m:t>nd</m:t>
              </w:del>
            </m:r>
          </m:sub>
          <m:sup>
            <m:r>
              <w:del w:id="1244" w:author="Tatsuya Kameda" w:date="2026-04-06T12:11:00Z" w16du:dateUtc="2026-04-06T03:11:00Z">
                <m:rPr>
                  <m:sty m:val="p"/>
                </m:rPr>
                <w:rPr>
                  <w:rFonts w:ascii="Cambria Math" w:hAnsi="Cambria Math"/>
                </w:rPr>
                <m:t>endo</m:t>
              </w:del>
            </m:r>
          </m:sup>
        </m:sSubSup>
        <m:r>
          <w:del w:id="1245" w:author="Tatsuya Kameda" w:date="2026-04-06T12:11:00Z" w16du:dateUtc="2026-04-06T03:11:00Z">
            <w:rPr>
              <w:rFonts w:ascii="Cambria Math" w:hAnsi="Cambria Math"/>
            </w:rPr>
            <m:t>&lt;</m:t>
          </w:del>
        </m:r>
        <m:sSubSup>
          <m:sSubSupPr>
            <m:ctrlPr>
              <w:del w:id="1246" w:author="Tatsuya Kameda" w:date="2026-04-06T12:11:00Z" w16du:dateUtc="2026-04-06T03:11:00Z">
                <w:rPr>
                  <w:rFonts w:ascii="Cambria Math" w:hAnsi="Cambria Math"/>
                  <w:i/>
                </w:rPr>
              </w:del>
            </m:ctrlPr>
          </m:sSubSupPr>
          <m:e>
            <m:acc>
              <m:accPr>
                <m:ctrlPr>
                  <w:del w:id="1247" w:author="Tatsuya Kameda" w:date="2026-04-06T12:11:00Z" w16du:dateUtc="2026-04-06T03:11:00Z">
                    <w:rPr>
                      <w:rFonts w:ascii="Cambria Math" w:hAnsi="Cambria Math"/>
                      <w:i/>
                    </w:rPr>
                  </w:del>
                </m:ctrlPr>
              </m:accPr>
              <m:e>
                <m:r>
                  <w:del w:id="1248" w:author="Tatsuya Kameda" w:date="2026-04-06T12:11:00Z" w16du:dateUtc="2026-04-06T03:11:00Z">
                    <w:rPr>
                      <w:rFonts w:ascii="Cambria Math" w:hAnsi="Cambria Math"/>
                    </w:rPr>
                    <m:t>θ</m:t>
                  </w:del>
                </m:r>
              </m:e>
            </m:acc>
          </m:e>
          <m:sub>
            <m:r>
              <w:del w:id="1249" w:author="Tatsuya Kameda" w:date="2026-04-06T12:11:00Z" w16du:dateUtc="2026-04-06T03:11:00Z">
                <w:rPr>
                  <w:rFonts w:ascii="Cambria Math" w:hAnsi="Cambria Math"/>
                </w:rPr>
                <m:t>2</m:t>
              </w:del>
            </m:r>
            <m:r>
              <w:del w:id="1250" w:author="Tatsuya Kameda" w:date="2026-04-06T12:11:00Z" w16du:dateUtc="2026-04-06T03:11:00Z">
                <m:rPr>
                  <m:sty m:val="p"/>
                </m:rPr>
                <w:rPr>
                  <w:rFonts w:ascii="Cambria Math" w:hAnsi="Cambria Math"/>
                </w:rPr>
                <m:t>nd</m:t>
              </w:del>
            </m:r>
          </m:sub>
          <m:sup>
            <m:r>
              <w:del w:id="1251" w:author="Tatsuya Kameda" w:date="2026-04-06T12:11:00Z" w16du:dateUtc="2026-04-06T03:11:00Z">
                <m:rPr>
                  <m:sty m:val="p"/>
                </m:rPr>
                <w:rPr>
                  <w:rFonts w:ascii="Cambria Math" w:hAnsi="Cambria Math"/>
                </w:rPr>
                <m:t>exo</m:t>
              </w:del>
            </m:r>
          </m:sup>
        </m:sSubSup>
      </m:oMath>
      <w:del w:id="1252" w:author="Tatsuya Kameda" w:date="2026-04-06T12:11:00Z" w16du:dateUtc="2026-04-06T03:11:00Z">
        <w:r w:rsidR="00F45736" w:rsidDel="00C46253">
          <w:delText xml:space="preserve"> </w:delText>
        </w:r>
        <w:r w:rsidR="00D12A39" w:rsidDel="00C46253">
          <w:delText xml:space="preserve">holds generally. Accordingly, </w:delText>
        </w:r>
        <w:r w:rsidR="00B13E75" w:rsidDel="00C46253">
          <w:delText xml:space="preserve">second movers </w:delText>
        </w:r>
        <w:r w:rsidR="007D0063" w:rsidDel="00C46253">
          <w:delText xml:space="preserve">should </w:delText>
        </w:r>
        <w:r w:rsidR="00B13E75" w:rsidDel="00C46253">
          <w:delText xml:space="preserve">reciprocate more readily under endogenous </w:delText>
        </w:r>
        <w:commentRangeStart w:id="1253"/>
        <w:r w:rsidR="00B13E75" w:rsidDel="00C46253">
          <w:delText>order</w:delText>
        </w:r>
      </w:del>
      <w:commentRangeEnd w:id="1253"/>
      <w:del w:id="1254" w:author="Ryutaro Mori" w:date="2026-03-31T12:27:00Z" w16du:dateUtc="2026-03-31T03:27:00Z">
        <w:r w:rsidR="00D12A39" w:rsidDel="00DA6A5A">
          <w:rPr>
            <w:rStyle w:val="a6"/>
            <w:sz w:val="20"/>
            <w:szCs w:val="24"/>
          </w:rPr>
          <w:commentReference w:id="1253"/>
        </w:r>
      </w:del>
      <w:del w:id="1255" w:author="Tatsuya Kameda" w:date="2026-04-06T12:11:00Z" w16du:dateUtc="2026-04-06T03:11:00Z">
        <w:r w:rsidR="00B13E75" w:rsidDel="00C46253">
          <w:delText xml:space="preserve"> </w:delText>
        </w:r>
        <w:r w:rsidR="007D0063" w:rsidDel="00C46253">
          <w:delText xml:space="preserve">than under exogenous order </w:delText>
        </w:r>
        <w:r w:rsidR="00B13E75" w:rsidDel="00C46253">
          <w:delText xml:space="preserve">(Proposition 3, SI 2). This </w:delText>
        </w:r>
        <w:r w:rsidR="00844D1F" w:rsidDel="00C46253">
          <w:delText xml:space="preserve">modelling result </w:delText>
        </w:r>
        <w:r w:rsidR="00A24810" w:rsidDel="00C46253">
          <w:rPr>
            <w:rFonts w:hint="eastAsia"/>
          </w:rPr>
          <w:delText>a</w:delText>
        </w:r>
        <w:r w:rsidR="00A24810" w:rsidDel="00C46253">
          <w:delText xml:space="preserve">ligns with the empirical result </w:delText>
        </w:r>
        <w:r w:rsidR="00D12A39" w:rsidDel="00C46253">
          <w:delText xml:space="preserve">in Figure 3B </w:delText>
        </w:r>
        <w:r w:rsidR="00A24810" w:rsidDel="00C46253">
          <w:delText>that the</w:delText>
        </w:r>
        <w:r w:rsidR="00B13E75" w:rsidDel="00C46253">
          <w:delText xml:space="preserve"> second-mover reciproc</w:delText>
        </w:r>
        <w:r w:rsidR="00A24810" w:rsidDel="00C46253">
          <w:delText xml:space="preserve">ation rate </w:delText>
        </w:r>
        <w:r w:rsidR="00D12A39" w:rsidDel="00C46253">
          <w:delText>wa</w:delText>
        </w:r>
        <w:r w:rsidR="00A24810" w:rsidDel="00C46253">
          <w:delText xml:space="preserve">s higher in </w:delText>
        </w:r>
        <w:r w:rsidR="00B13E75" w:rsidDel="00C46253">
          <w:delText xml:space="preserve">RT (94%) </w:delText>
        </w:r>
        <w:r w:rsidR="00A24810" w:rsidDel="00C46253">
          <w:delText>than in</w:delText>
        </w:r>
        <w:r w:rsidR="00B13E75" w:rsidDel="00C46253">
          <w:delText xml:space="preserve"> SQ (75%)</w:delText>
        </w:r>
        <w:r w:rsidR="00A24810" w:rsidDel="00C46253">
          <w:delText xml:space="preserve">, </w:delText>
        </w:r>
        <w:r w:rsidR="00381238" w:rsidDel="00C46253">
          <w:delText>despite that</w:delText>
        </w:r>
        <w:r w:rsidR="00A24810" w:rsidDel="00C46253">
          <w:delText xml:space="preserve"> </w:delText>
        </w:r>
        <w:r w:rsidR="00C8082D" w:rsidDel="00C46253">
          <w:delText xml:space="preserve">mean prosociality (as indexed by SVO scores) of </w:delText>
        </w:r>
        <w:r w:rsidR="00A24810" w:rsidDel="00C46253">
          <w:delText>second-mover populations</w:delText>
        </w:r>
        <w:r w:rsidR="00381238" w:rsidDel="00C46253">
          <w:delText xml:space="preserve"> </w:delText>
        </w:r>
        <w:r w:rsidR="00C8082D" w:rsidDel="00C46253">
          <w:delText xml:space="preserve">was indistinguishable between the two </w:delText>
        </w:r>
        <w:r w:rsidR="00381238" w:rsidDel="00C46253">
          <w:delText>conditions</w:delText>
        </w:r>
      </w:del>
    </w:p>
    <w:p w14:paraId="3CB64EC9" w14:textId="7AB22E36" w:rsidR="00CC2AF8" w:rsidRDefault="00B13E75" w:rsidP="00F15C0D">
      <w:del w:id="1256" w:author="Tatsuya Kameda" w:date="2026-04-06T12:13:00Z" w16du:dateUtc="2026-04-06T03:13:00Z">
        <w:r w:rsidDel="00F15C0D">
          <w:delText xml:space="preserve">Critically, </w:delText>
        </w:r>
        <w:r w:rsidR="00D56DEB" w:rsidDel="00F15C0D">
          <w:rPr>
            <w:rFonts w:hint="eastAsia"/>
          </w:rPr>
          <w:delText>t</w:delText>
        </w:r>
        <w:r w:rsidR="00C57E3C" w:rsidRPr="00C57E3C" w:rsidDel="00F15C0D">
          <w:delText>his asymmetric effect of endogenous timing</w:delText>
        </w:r>
        <w:r w:rsidR="00C57E3C" w:rsidDel="00F15C0D">
          <w:delText xml:space="preserve">, </w:delText>
        </w:r>
        <w:r w:rsidR="00C57E3C" w:rsidRPr="00C57E3C" w:rsidDel="00F15C0D">
          <w:delText xml:space="preserve">making first-mover cooperation harder while making </w:delText>
        </w:r>
        <w:r w:rsidR="004E6841" w:rsidDel="00F15C0D">
          <w:delText xml:space="preserve">second-mover </w:delText>
        </w:r>
        <w:r w:rsidR="00C57E3C" w:rsidRPr="00C57E3C" w:rsidDel="00F15C0D">
          <w:delText>reciprocation easier</w:delText>
        </w:r>
        <w:r w:rsidR="00C57E3C" w:rsidDel="00F15C0D">
          <w:delText>,</w:delText>
        </w:r>
        <w:r w:rsidR="00C57E3C" w:rsidRPr="00C57E3C" w:rsidDel="00F15C0D">
          <w:delText xml:space="preserve"> is specific to belief-based reciprocity. </w:delText>
        </w:r>
        <w:r w:rsidR="00C57E3C" w:rsidDel="00F15C0D">
          <w:delText xml:space="preserve"> </w:delText>
        </w:r>
        <w:r w:rsidR="00C57E3C" w:rsidRPr="00C57E3C" w:rsidDel="00F15C0D">
          <w:delText>Under outcome-based reciprocity, where the weight on the partner</w:delText>
        </w:r>
        <w:r w:rsidR="001B368B" w:rsidDel="00F15C0D">
          <w:delText>’</w:delText>
        </w:r>
        <w:r w:rsidR="00C57E3C" w:rsidRPr="00C57E3C" w:rsidDel="00F15C0D">
          <w:delText>s payoff depends only on realized actions rather than on beliefs about the partner</w:delText>
        </w:r>
        <w:r w:rsidR="001B368B" w:rsidDel="00F15C0D">
          <w:delText>’</w:delText>
        </w:r>
        <w:r w:rsidR="00C57E3C" w:rsidRPr="00C57E3C" w:rsidDel="00F15C0D">
          <w:delText>s type</w:delText>
        </w:r>
        <w:r w:rsidR="00C55A98" w:rsidDel="00F15C0D">
          <w:delText xml:space="preserve"> (in other words, </w:delText>
        </w:r>
        <w:r w:rsidR="00381238" w:rsidDel="00F15C0D">
          <w:delText>when</w:delText>
        </w:r>
        <w:r w:rsidR="00C55A98" w:rsidDel="00F15C0D">
          <w:delText xml:space="preserve"> </w:delText>
        </w:r>
      </w:del>
      <m:oMath>
        <m:sSub>
          <m:sSubPr>
            <m:ctrlPr>
              <w:del w:id="1257" w:author="Tatsuya Kameda" w:date="2026-04-06T12:13:00Z" w16du:dateUtc="2026-04-06T03:13:00Z">
                <w:rPr>
                  <w:rFonts w:ascii="Cambria Math" w:hAnsi="Cambria Math"/>
                  <w:i/>
                </w:rPr>
              </w:del>
            </m:ctrlPr>
          </m:sSubPr>
          <m:e>
            <m:r>
              <w:del w:id="1258" w:author="Tatsuya Kameda" w:date="2026-04-06T12:13:00Z" w16du:dateUtc="2026-04-06T03:13:00Z">
                <w:rPr>
                  <w:rFonts w:ascii="Cambria Math" w:hAnsi="Cambria Math"/>
                </w:rPr>
                <m:t>ϕ</m:t>
              </w:del>
            </m:r>
          </m:e>
          <m:sub>
            <m:r>
              <w:del w:id="1259" w:author="Tatsuya Kameda" w:date="2026-04-06T12:13:00Z" w16du:dateUtc="2026-04-06T03:13:00Z">
                <w:rPr>
                  <w:rFonts w:ascii="Cambria Math" w:hAnsi="Cambria Math"/>
                </w:rPr>
                <m:t>ij</m:t>
              </w:del>
            </m:r>
          </m:sub>
        </m:sSub>
      </m:oMath>
      <w:del w:id="1260" w:author="Tatsuya Kameda" w:date="2026-04-06T12:13:00Z" w16du:dateUtc="2026-04-06T03:13:00Z">
        <w:r w:rsidR="00C55A98" w:rsidDel="00F15C0D">
          <w:delText xml:space="preserve"> is fixed to </w:delText>
        </w:r>
      </w:del>
      <m:oMath>
        <m:r>
          <w:del w:id="1261" w:author="Tatsuya Kameda" w:date="2026-04-06T12:13:00Z" w16du:dateUtc="2026-04-06T03:13:00Z">
            <w:rPr>
              <w:rFonts w:ascii="Cambria Math" w:hAnsi="Cambria Math"/>
            </w:rPr>
            <m:t>1</m:t>
          </w:del>
        </m:r>
      </m:oMath>
      <w:del w:id="1262" w:author="Tatsuya Kameda" w:date="2026-04-06T12:13:00Z" w16du:dateUtc="2026-04-06T03:13:00Z">
        <w:r w:rsidR="00C55A98" w:rsidDel="00F15C0D">
          <w:delText xml:space="preserve"> in Eq. (1))</w:delText>
        </w:r>
        <w:r w:rsidR="00C57E3C" w:rsidRPr="00C57E3C" w:rsidDel="00F15C0D">
          <w:delText>, the reciprocation threshold remains unchanged between exogenous and endogenous order (</w:delText>
        </w:r>
      </w:del>
      <m:oMath>
        <m:sSubSup>
          <m:sSubSupPr>
            <m:ctrlPr>
              <w:del w:id="1263" w:author="Tatsuya Kameda" w:date="2026-04-06T12:13:00Z" w16du:dateUtc="2026-04-06T03:13:00Z">
                <w:rPr>
                  <w:rFonts w:ascii="Cambria Math" w:hAnsi="Cambria Math"/>
                  <w:i/>
                </w:rPr>
              </w:del>
            </m:ctrlPr>
          </m:sSubSupPr>
          <m:e>
            <m:acc>
              <m:accPr>
                <m:ctrlPr>
                  <w:del w:id="1264" w:author="Tatsuya Kameda" w:date="2026-04-06T12:13:00Z" w16du:dateUtc="2026-04-06T03:13:00Z">
                    <w:rPr>
                      <w:rFonts w:ascii="Cambria Math" w:hAnsi="Cambria Math"/>
                      <w:i/>
                    </w:rPr>
                  </w:del>
                </m:ctrlPr>
              </m:accPr>
              <m:e>
                <m:r>
                  <w:del w:id="1265" w:author="Tatsuya Kameda" w:date="2026-04-06T12:13:00Z" w16du:dateUtc="2026-04-06T03:13:00Z">
                    <w:rPr>
                      <w:rFonts w:ascii="Cambria Math" w:hAnsi="Cambria Math"/>
                    </w:rPr>
                    <m:t>θ</m:t>
                  </w:del>
                </m:r>
              </m:e>
            </m:acc>
          </m:e>
          <m:sub>
            <m:r>
              <w:del w:id="1266" w:author="Tatsuya Kameda" w:date="2026-04-06T12:13:00Z" w16du:dateUtc="2026-04-06T03:13:00Z">
                <w:rPr>
                  <w:rFonts w:ascii="Cambria Math" w:hAnsi="Cambria Math"/>
                </w:rPr>
                <m:t>2nd</m:t>
              </w:del>
            </m:r>
            <m:ctrlPr>
              <w:del w:id="1267" w:author="Tatsuya Kameda" w:date="2026-04-06T12:13:00Z" w16du:dateUtc="2026-04-06T03:13:00Z">
                <w:rPr>
                  <w:rFonts w:ascii="Cambria Math" w:hAnsi="Cambria Math" w:hint="eastAsia"/>
                  <w:i/>
                </w:rPr>
              </w:del>
            </m:ctrlPr>
          </m:sub>
          <m:sup>
            <m:r>
              <w:del w:id="1268" w:author="Tatsuya Kameda" w:date="2026-04-06T12:13:00Z" w16du:dateUtc="2026-04-06T03:13:00Z">
                <w:rPr>
                  <w:rFonts w:ascii="Cambria Math" w:hAnsi="Cambria Math"/>
                </w:rPr>
                <m:t>endo</m:t>
              </w:del>
            </m:r>
          </m:sup>
        </m:sSubSup>
        <m:r>
          <w:del w:id="1269" w:author="Tatsuya Kameda" w:date="2026-04-06T12:13:00Z" w16du:dateUtc="2026-04-06T03:13:00Z">
            <w:rPr>
              <w:rFonts w:ascii="Cambria Math" w:hAnsi="Cambria Math"/>
            </w:rPr>
            <m:t>=</m:t>
          </w:del>
        </m:r>
        <m:sSubSup>
          <m:sSubSupPr>
            <m:ctrlPr>
              <w:del w:id="1270" w:author="Tatsuya Kameda" w:date="2026-04-06T12:13:00Z" w16du:dateUtc="2026-04-06T03:13:00Z">
                <w:rPr>
                  <w:rFonts w:ascii="Cambria Math" w:hAnsi="Cambria Math"/>
                  <w:i/>
                </w:rPr>
              </w:del>
            </m:ctrlPr>
          </m:sSubSupPr>
          <m:e>
            <m:acc>
              <m:accPr>
                <m:ctrlPr>
                  <w:del w:id="1271" w:author="Tatsuya Kameda" w:date="2026-04-06T12:13:00Z" w16du:dateUtc="2026-04-06T03:13:00Z">
                    <w:rPr>
                      <w:rFonts w:ascii="Cambria Math" w:hAnsi="Cambria Math"/>
                      <w:i/>
                    </w:rPr>
                  </w:del>
                </m:ctrlPr>
              </m:accPr>
              <m:e>
                <m:r>
                  <w:del w:id="1272" w:author="Tatsuya Kameda" w:date="2026-04-06T12:13:00Z" w16du:dateUtc="2026-04-06T03:13:00Z">
                    <w:rPr>
                      <w:rFonts w:ascii="Cambria Math" w:hAnsi="Cambria Math"/>
                    </w:rPr>
                    <m:t>θ</m:t>
                  </w:del>
                </m:r>
              </m:e>
            </m:acc>
          </m:e>
          <m:sub>
            <m:r>
              <w:del w:id="1273" w:author="Tatsuya Kameda" w:date="2026-04-06T12:13:00Z" w16du:dateUtc="2026-04-06T03:13:00Z">
                <w:rPr>
                  <w:rFonts w:ascii="Cambria Math" w:hAnsi="Cambria Math"/>
                </w:rPr>
                <m:t>2nd</m:t>
              </w:del>
            </m:r>
          </m:sub>
          <m:sup>
            <m:r>
              <w:del w:id="1274" w:author="Tatsuya Kameda" w:date="2026-04-06T12:13:00Z" w16du:dateUtc="2026-04-06T03:13:00Z">
                <w:rPr>
                  <w:rFonts w:ascii="Cambria Math" w:hAnsi="Cambria Math"/>
                </w:rPr>
                <m:t>exo</m:t>
              </w:del>
            </m:r>
          </m:sup>
        </m:sSubSup>
        <m:r>
          <w:del w:id="1275" w:author="Tatsuya Kameda" w:date="2026-04-06T12:13:00Z" w16du:dateUtc="2026-04-06T03:13:00Z">
            <m:rPr>
              <m:sty m:val="p"/>
            </m:rPr>
            <w:rPr>
              <w:rFonts w:ascii="Cambria Math" w:hAnsi="Cambria Math"/>
            </w:rPr>
            <m:t>; Propositio</m:t>
          </w:del>
        </m:r>
      </m:oMath>
      <w:del w:id="1276" w:author="Tatsuya Kameda" w:date="2026-04-06T12:13:00Z" w16du:dateUtc="2026-04-06T03:13:00Z">
        <w:r w:rsidR="00C57E3C" w:rsidRPr="00C57E3C" w:rsidDel="00F15C0D">
          <w:delText>n 4, SI 2), even though first-mover cooperation remains harder under endogenous order (</w:delText>
        </w:r>
      </w:del>
      <m:oMath>
        <m:sSubSup>
          <m:sSubSupPr>
            <m:ctrlPr>
              <w:del w:id="1277" w:author="Tatsuya Kameda" w:date="2026-04-06T12:13:00Z" w16du:dateUtc="2026-04-06T03:13:00Z">
                <w:rPr>
                  <w:rFonts w:ascii="Cambria Math" w:hAnsi="Cambria Math"/>
                  <w:i/>
                </w:rPr>
              </w:del>
            </m:ctrlPr>
          </m:sSubSupPr>
          <m:e>
            <m:acc>
              <m:accPr>
                <m:ctrlPr>
                  <w:del w:id="1278" w:author="Tatsuya Kameda" w:date="2026-04-06T12:13:00Z" w16du:dateUtc="2026-04-06T03:13:00Z">
                    <w:rPr>
                      <w:rFonts w:ascii="Cambria Math" w:hAnsi="Cambria Math"/>
                      <w:i/>
                    </w:rPr>
                  </w:del>
                </m:ctrlPr>
              </m:accPr>
              <m:e>
                <m:r>
                  <w:del w:id="1279" w:author="Tatsuya Kameda" w:date="2026-04-06T12:13:00Z" w16du:dateUtc="2026-04-06T03:13:00Z">
                    <w:rPr>
                      <w:rFonts w:ascii="Cambria Math" w:hAnsi="Cambria Math"/>
                    </w:rPr>
                    <m:t>θ</m:t>
                  </w:del>
                </m:r>
              </m:e>
            </m:acc>
          </m:e>
          <m:sub>
            <m:r>
              <w:del w:id="1280" w:author="Tatsuya Kameda" w:date="2026-04-06T12:13:00Z" w16du:dateUtc="2026-04-06T03:13:00Z">
                <w:rPr>
                  <w:rFonts w:ascii="Cambria Math" w:hAnsi="Cambria Math"/>
                </w:rPr>
                <m:t>1</m:t>
              </w:del>
            </m:r>
            <m:r>
              <w:del w:id="1281" w:author="Tatsuya Kameda" w:date="2026-04-06T12:13:00Z" w16du:dateUtc="2026-04-06T03:13:00Z">
                <m:rPr>
                  <m:sty m:val="p"/>
                </m:rPr>
                <w:rPr>
                  <w:rFonts w:ascii="Cambria Math" w:hAnsi="Cambria Math"/>
                </w:rPr>
                <m:t>st</m:t>
              </w:del>
            </m:r>
          </m:sub>
          <m:sup>
            <m:r>
              <w:del w:id="1282" w:author="Tatsuya Kameda" w:date="2026-04-06T12:13:00Z" w16du:dateUtc="2026-04-06T03:13:00Z">
                <m:rPr>
                  <m:sty m:val="p"/>
                </m:rPr>
                <w:rPr>
                  <w:rFonts w:ascii="Cambria Math" w:hAnsi="Cambria Math"/>
                </w:rPr>
                <m:t>endo</m:t>
              </w:del>
            </m:r>
          </m:sup>
        </m:sSubSup>
        <m:r>
          <w:del w:id="1283" w:author="Tatsuya Kameda" w:date="2026-04-06T12:13:00Z" w16du:dateUtc="2026-04-06T03:13:00Z">
            <w:rPr>
              <w:rFonts w:ascii="Cambria Math" w:hAnsi="Cambria Math"/>
            </w:rPr>
            <m:t>&gt;</m:t>
          </w:del>
        </m:r>
        <m:sSubSup>
          <m:sSubSupPr>
            <m:ctrlPr>
              <w:del w:id="1284" w:author="Tatsuya Kameda" w:date="2026-04-06T12:13:00Z" w16du:dateUtc="2026-04-06T03:13:00Z">
                <w:rPr>
                  <w:rFonts w:ascii="Cambria Math" w:hAnsi="Cambria Math"/>
                  <w:i/>
                </w:rPr>
              </w:del>
            </m:ctrlPr>
          </m:sSubSupPr>
          <m:e>
            <m:acc>
              <m:accPr>
                <m:ctrlPr>
                  <w:del w:id="1285" w:author="Tatsuya Kameda" w:date="2026-04-06T12:13:00Z" w16du:dateUtc="2026-04-06T03:13:00Z">
                    <w:rPr>
                      <w:rFonts w:ascii="Cambria Math" w:hAnsi="Cambria Math"/>
                      <w:i/>
                    </w:rPr>
                  </w:del>
                </m:ctrlPr>
              </m:accPr>
              <m:e>
                <m:r>
                  <w:del w:id="1286" w:author="Tatsuya Kameda" w:date="2026-04-06T12:13:00Z" w16du:dateUtc="2026-04-06T03:13:00Z">
                    <w:rPr>
                      <w:rFonts w:ascii="Cambria Math" w:hAnsi="Cambria Math"/>
                    </w:rPr>
                    <m:t>θ</m:t>
                  </w:del>
                </m:r>
              </m:e>
            </m:acc>
          </m:e>
          <m:sub>
            <m:r>
              <w:del w:id="1287" w:author="Tatsuya Kameda" w:date="2026-04-06T12:13:00Z" w16du:dateUtc="2026-04-06T03:13:00Z">
                <w:rPr>
                  <w:rFonts w:ascii="Cambria Math" w:hAnsi="Cambria Math"/>
                </w:rPr>
                <m:t>1</m:t>
              </w:del>
            </m:r>
            <m:r>
              <w:del w:id="1288" w:author="Tatsuya Kameda" w:date="2026-04-06T12:13:00Z" w16du:dateUtc="2026-04-06T03:13:00Z">
                <m:rPr>
                  <m:sty m:val="p"/>
                </m:rPr>
                <w:rPr>
                  <w:rFonts w:ascii="Cambria Math" w:hAnsi="Cambria Math"/>
                </w:rPr>
                <m:t>st</m:t>
              </w:del>
            </m:r>
          </m:sub>
          <m:sup>
            <m:r>
              <w:del w:id="1289" w:author="Tatsuya Kameda" w:date="2026-04-06T12:13:00Z" w16du:dateUtc="2026-04-06T03:13:00Z">
                <m:rPr>
                  <m:sty m:val="p"/>
                </m:rPr>
                <w:rPr>
                  <w:rFonts w:ascii="Cambria Math" w:hAnsi="Cambria Math"/>
                </w:rPr>
                <m:t>exo</m:t>
              </w:del>
            </m:r>
          </m:sup>
        </m:sSubSup>
      </m:oMath>
      <w:del w:id="1290" w:author="Tatsuya Kameda" w:date="2026-04-06T12:13:00Z" w16du:dateUtc="2026-04-06T03:13:00Z">
        <w:r w:rsidR="00D56DEB" w:rsidRPr="00C57E3C" w:rsidDel="00F15C0D">
          <w:delText>;</w:delText>
        </w:r>
        <w:r w:rsidR="00D56DEB" w:rsidDel="00F15C0D">
          <w:delText xml:space="preserve"> </w:delText>
        </w:r>
        <w:r w:rsidR="00C57E3C" w:rsidRPr="00C57E3C" w:rsidDel="00F15C0D">
          <w:delText>Proposition 5,</w:delText>
        </w:r>
      </w:del>
      <w:ins w:id="1291" w:author="Ryutaro Mori" w:date="2026-03-31T12:43:00Z" w16du:dateUtc="2026-03-31T03:43:00Z">
        <w:del w:id="1292" w:author="Tatsuya Kameda" w:date="2026-04-06T12:13:00Z" w16du:dateUtc="2026-04-06T03:13:00Z">
          <w:r w:rsidR="005861BF" w:rsidDel="00F15C0D">
            <w:delText>see</w:delText>
          </w:r>
        </w:del>
      </w:ins>
      <w:del w:id="1293" w:author="Tatsuya Kameda" w:date="2026-04-06T12:13:00Z" w16du:dateUtc="2026-04-06T03:13:00Z">
        <w:r w:rsidR="00C57E3C" w:rsidRPr="00C57E3C" w:rsidDel="00F15C0D">
          <w:delText xml:space="preserve"> SI 2</w:delText>
        </w:r>
      </w:del>
      <w:ins w:id="1294" w:author="Ryutaro Mori" w:date="2026-03-30T19:53:00Z" w16du:dateUtc="2026-03-30T10:53:00Z">
        <w:del w:id="1295" w:author="Tatsuya Kameda" w:date="2026-04-06T12:13:00Z" w16du:dateUtc="2026-04-06T03:13:00Z">
          <w:r w:rsidR="00A94B0E" w:rsidDel="00F15C0D">
            <w:delText>SI 3</w:delText>
          </w:r>
        </w:del>
      </w:ins>
      <w:ins w:id="1296" w:author="Ryutaro Mori" w:date="2026-03-31T12:43:00Z" w16du:dateUtc="2026-03-31T03:43:00Z">
        <w:del w:id="1297" w:author="Tatsuya Kameda" w:date="2026-04-06T12:13:00Z" w16du:dateUtc="2026-04-06T03:13:00Z">
          <w:r w:rsidR="003D5540" w:rsidDel="00F15C0D">
            <w:delText xml:space="preserve"> for full derivation</w:delText>
          </w:r>
        </w:del>
      </w:ins>
      <w:del w:id="1298" w:author="Tatsuya Kameda" w:date="2026-04-06T12:13:00Z" w16du:dateUtc="2026-04-06T03:13:00Z">
        <w:r w:rsidR="00C57E3C" w:rsidRPr="00C57E3C" w:rsidDel="00F15C0D">
          <w:delText xml:space="preserve">). </w:delText>
        </w:r>
      </w:del>
    </w:p>
    <w:p w14:paraId="04B12890" w14:textId="5E24464F" w:rsidR="005D3D37" w:rsidDel="00852334" w:rsidRDefault="00D56DEB" w:rsidP="005D3D37">
      <w:pPr>
        <w:rPr>
          <w:del w:id="1299" w:author="Tatsuya Kameda" w:date="2026-04-06T13:12:00Z" w16du:dateUtc="2026-04-06T04:12:00Z"/>
        </w:rPr>
      </w:pPr>
      <w:del w:id="1300" w:author="Tatsuya Kameda" w:date="2026-04-06T13:12:00Z" w16du:dateUtc="2026-04-06T04:12:00Z">
        <w:r w:rsidDel="00852334">
          <w:rPr>
            <w:rFonts w:hint="eastAsia"/>
          </w:rPr>
          <w:lastRenderedPageBreak/>
          <w:delText>Thus</w:delText>
        </w:r>
      </w:del>
      <w:ins w:id="1301" w:author="Ryutaro Mori" w:date="2026-03-31T12:43:00Z" w16du:dateUtc="2026-03-31T03:43:00Z">
        <w:del w:id="1302" w:author="Tatsuya Kameda" w:date="2026-04-06T13:12:00Z" w16du:dateUtc="2026-04-06T04:12:00Z">
          <w:r w:rsidR="006F571F" w:rsidDel="00852334">
            <w:delText>Overall</w:delText>
          </w:r>
        </w:del>
      </w:ins>
      <w:del w:id="1303" w:author="Tatsuya Kameda" w:date="2026-04-06T13:12:00Z" w16du:dateUtc="2026-04-06T04:12:00Z">
        <w:r w:rsidDel="00852334">
          <w:delText>,</w:delText>
        </w:r>
        <w:r w:rsidR="00C55A98" w:rsidDel="00852334">
          <w:delText xml:space="preserve"> </w:delText>
        </w:r>
      </w:del>
      <w:del w:id="1304" w:author="Tatsuya Kameda" w:date="2026-04-06T12:14:00Z" w16du:dateUtc="2026-04-06T03:14:00Z">
        <w:r w:rsidR="008C39BA" w:rsidDel="00F15C0D">
          <w:delText xml:space="preserve">our </w:delText>
        </w:r>
        <w:r w:rsidR="0007015A" w:rsidRPr="0007015A" w:rsidDel="00F15C0D">
          <w:delText xml:space="preserve">belief-based reciprocal preference </w:delText>
        </w:r>
      </w:del>
      <w:del w:id="1305" w:author="Tatsuya Kameda" w:date="2026-04-06T13:12:00Z" w16du:dateUtc="2026-04-06T04:12:00Z">
        <w:r w:rsidR="00C55A98" w:rsidDel="00852334">
          <w:delText xml:space="preserve">model suggests that </w:delText>
        </w:r>
      </w:del>
      <w:del w:id="1306" w:author="Tatsuya Kameda" w:date="2026-04-06T12:18:00Z" w16du:dateUtc="2026-04-06T03:18:00Z">
        <w:r w:rsidR="00C55A98" w:rsidRPr="00C55A98" w:rsidDel="00F15C0D">
          <w:delText>second mover</w:delText>
        </w:r>
        <w:r w:rsidR="00C55A98" w:rsidDel="00F15C0D">
          <w:delText>s who</w:delText>
        </w:r>
        <w:r w:rsidR="00C55A98" w:rsidRPr="00C55A98" w:rsidDel="00F15C0D">
          <w:delText xml:space="preserve"> observe voluntary first-mover cooperation </w:delText>
        </w:r>
        <w:r w:rsidR="00191466" w:rsidDel="00F15C0D">
          <w:delText xml:space="preserve">in RT </w:delText>
        </w:r>
        <w:r w:rsidR="00C55A98" w:rsidRPr="00C55A98" w:rsidDel="00F15C0D">
          <w:delText xml:space="preserve">draw an inference about </w:delText>
        </w:r>
        <w:r w:rsidR="005C3D8B" w:rsidDel="00F15C0D">
          <w:delText>cooperative intent of t</w:delText>
        </w:r>
        <w:r w:rsidR="00C55A98" w:rsidRPr="00C55A98" w:rsidDel="00F15C0D">
          <w:delText xml:space="preserve">heir partner and it is this inference that amplifies </w:delText>
        </w:r>
        <w:r w:rsidR="00191466" w:rsidDel="00F15C0D">
          <w:delText xml:space="preserve">their </w:delText>
        </w:r>
        <w:r w:rsidR="00C55A98" w:rsidRPr="00C55A98" w:rsidDel="00F15C0D">
          <w:delText>reciprocal responses</w:delText>
        </w:r>
        <w:r w:rsidR="00CC2AF8" w:rsidDel="00F15C0D">
          <w:delText xml:space="preserve">.  </w:delText>
        </w:r>
      </w:del>
      <w:del w:id="1307" w:author="Tatsuya Kameda" w:date="2026-04-06T13:12:00Z" w16du:dateUtc="2026-04-06T04:12:00Z">
        <w:r w:rsidR="00CC2AF8" w:rsidDel="00852334">
          <w:delText xml:space="preserve">At the same time, </w:delText>
        </w:r>
      </w:del>
      <w:del w:id="1308" w:author="Tatsuya Kameda" w:date="2026-04-06T12:18:00Z" w16du:dateUtc="2026-04-06T03:18:00Z">
        <w:r w:rsidR="00CC2AF8" w:rsidDel="00F15C0D">
          <w:delText xml:space="preserve">our </w:delText>
        </w:r>
      </w:del>
      <w:del w:id="1309" w:author="Tatsuya Kameda" w:date="2026-04-06T13:12:00Z" w16du:dateUtc="2026-04-06T04:12:00Z">
        <w:r w:rsidR="00CC2AF8" w:rsidDel="00852334">
          <w:delText xml:space="preserve">model </w:delText>
        </w:r>
      </w:del>
      <w:del w:id="1310" w:author="Tatsuya Kameda" w:date="2026-04-06T12:18:00Z" w16du:dateUtc="2026-04-06T03:18:00Z">
        <w:r w:rsidR="00CC2AF8" w:rsidDel="00F15C0D">
          <w:delText xml:space="preserve">also </w:delText>
        </w:r>
      </w:del>
      <w:del w:id="1311" w:author="Tatsuya Kameda" w:date="2026-04-06T13:12:00Z" w16du:dateUtc="2026-04-06T04:12:00Z">
        <w:r w:rsidR="00CC2AF8" w:rsidDel="00852334">
          <w:delText xml:space="preserve">captures the strategic </w:delText>
        </w:r>
      </w:del>
      <w:del w:id="1312" w:author="Tatsuya Kameda" w:date="2026-04-06T12:18:00Z" w16du:dateUtc="2026-04-06T03:18:00Z">
        <w:r w:rsidR="00CC2AF8" w:rsidDel="00F15C0D">
          <w:delText>features</w:delText>
        </w:r>
      </w:del>
      <w:del w:id="1313" w:author="Tatsuya Kameda" w:date="2026-04-06T12:28:00Z" w16du:dateUtc="2026-04-06T03:28:00Z">
        <w:r w:rsidR="00CC2AF8" w:rsidDel="009B3FB5">
          <w:delText xml:space="preserve"> </w:delText>
        </w:r>
      </w:del>
      <w:del w:id="1314" w:author="Tatsuya Kameda" w:date="2026-04-06T13:12:00Z" w16du:dateUtc="2026-04-06T04:12:00Z">
        <w:r w:rsidR="00CC2AF8" w:rsidDel="00852334">
          <w:delText xml:space="preserve">of </w:delText>
        </w:r>
      </w:del>
      <w:del w:id="1315" w:author="Tatsuya Kameda" w:date="2026-04-06T12:19:00Z" w16du:dateUtc="2026-04-06T03:19:00Z">
        <w:r w:rsidR="00CC2AF8" w:rsidDel="00F15C0D">
          <w:delText xml:space="preserve">real time interaction, as revealed </w:delText>
        </w:r>
      </w:del>
      <w:del w:id="1316" w:author="Tatsuya Kameda" w:date="2026-04-06T13:12:00Z" w16du:dateUtc="2026-04-06T04:12:00Z">
        <w:r w:rsidR="00CC2AF8" w:rsidDel="00852334">
          <w:delText xml:space="preserve">in </w:delText>
        </w:r>
        <w:r w:rsidR="00CB3839" w:rsidDel="00852334">
          <w:delText>first movers</w:delText>
        </w:r>
      </w:del>
      <w:del w:id="1317" w:author="Tatsuya Kameda" w:date="2026-04-06T12:19:00Z" w16du:dateUtc="2026-04-06T03:19:00Z">
        <w:r w:rsidR="00CB3839" w:rsidDel="00F15C0D">
          <w:delText>’ d</w:delText>
        </w:r>
        <w:r w:rsidR="00CC2AF8" w:rsidDel="00F15C0D">
          <w:delText>elayed</w:delText>
        </w:r>
      </w:del>
      <w:del w:id="1318" w:author="Tatsuya Kameda" w:date="2026-04-06T13:12:00Z" w16du:dateUtc="2026-04-06T04:12:00Z">
        <w:r w:rsidR="00CC2AF8" w:rsidDel="00852334">
          <w:delText xml:space="preserve"> decisions</w:delText>
        </w:r>
      </w:del>
      <w:del w:id="1319" w:author="Tatsuya Kameda" w:date="2026-04-06T12:20:00Z" w16du:dateUtc="2026-04-06T03:20:00Z">
        <w:r w:rsidR="004B5F8B" w:rsidDel="00F15C0D">
          <w:delText>, adequately</w:delText>
        </w:r>
      </w:del>
      <w:del w:id="1320" w:author="Tatsuya Kameda" w:date="2026-04-06T13:12:00Z" w16du:dateUtc="2026-04-06T04:12:00Z">
        <w:r w:rsidR="00C55A98" w:rsidRPr="00C55A98" w:rsidDel="00852334">
          <w:delText>.</w:delText>
        </w:r>
      </w:del>
    </w:p>
    <w:p w14:paraId="292BA4E1" w14:textId="19C12054" w:rsidR="0006348E" w:rsidRPr="00082D86" w:rsidRDefault="00082D86" w:rsidP="00BA654A">
      <w:pPr>
        <w:pStyle w:val="1"/>
        <w:rPr>
          <w:rFonts w:eastAsiaTheme="minorEastAsia"/>
          <w:b w:val="0"/>
          <w:bCs w:val="0"/>
          <w:kern w:val="2"/>
          <w:sz w:val="20"/>
          <w:szCs w:val="24"/>
        </w:rPr>
      </w:pPr>
      <w:r>
        <w:t>D</w:t>
      </w:r>
      <w:r w:rsidR="0006348E" w:rsidRPr="00BA654A">
        <w:t>iscussion</w:t>
      </w:r>
    </w:p>
    <w:p w14:paraId="5FCD2640" w14:textId="6445B731" w:rsidR="0005465E" w:rsidRDefault="0005465E" w:rsidP="0005465E">
      <w:pPr>
        <w:ind w:firstLine="0"/>
      </w:pPr>
      <w:r>
        <w:t xml:space="preserve">Real-time interaction changes not only when decisions are made, but what those decisions communicate. Across two experiments, we show that allowing individuals to choose when to act increases mutual cooperation in social dilemmas. </w:t>
      </w:r>
      <w:ins w:id="1321" w:author="Tatsuya Kameda" w:date="2026-04-06T14:33:00Z" w16du:dateUtc="2026-04-06T05:33:00Z">
        <w:r w:rsidR="00935E99">
          <w:t>Crucially</w:t>
        </w:r>
      </w:ins>
      <w:del w:id="1322" w:author="Tatsuya Kameda" w:date="2026-04-06T14:33:00Z" w16du:dateUtc="2026-04-06T05:33:00Z">
        <w:r w:rsidDel="00935E99">
          <w:rPr>
            <w:rFonts w:hint="eastAsia"/>
          </w:rPr>
          <w:delText>I</w:delText>
        </w:r>
        <w:r w:rsidDel="00935E99">
          <w:delText>mportantly</w:delText>
        </w:r>
      </w:del>
      <w:r>
        <w:t>, this effect does not arise because more individuals choose to lead with cooperation. Instead, real-time interaction amplifies the informational value of early cooperation, strengthening others’ willingness to reciprocate.</w:t>
      </w:r>
    </w:p>
    <w:p w14:paraId="5C414CA6" w14:textId="0A903698" w:rsidR="0005465E" w:rsidRDefault="0005465E" w:rsidP="0005465E">
      <w:r>
        <w:t xml:space="preserve">This finding highlights a fundamental but often overlooked feature of social interaction: decision timing is itself a strategic variable. When </w:t>
      </w:r>
      <w:ins w:id="1323" w:author="Tatsuya Kameda" w:date="2026-04-06T14:34:00Z" w16du:dateUtc="2026-04-06T05:34:00Z">
        <w:r w:rsidR="00935E99">
          <w:t xml:space="preserve">move </w:t>
        </w:r>
      </w:ins>
      <w:del w:id="1324" w:author="Tatsuya Kameda" w:date="2026-04-06T14:34:00Z" w16du:dateUtc="2026-04-06T05:34:00Z">
        <w:r w:rsidDel="00935E99">
          <w:delText xml:space="preserve">the </w:delText>
        </w:r>
      </w:del>
      <w:r>
        <w:t xml:space="preserve">order </w:t>
      </w:r>
      <w:del w:id="1325" w:author="Tatsuya Kameda" w:date="2026-04-06T14:34:00Z" w16du:dateUtc="2026-04-06T05:34:00Z">
        <w:r w:rsidDel="00935E99">
          <w:delText xml:space="preserve">of moves </w:delText>
        </w:r>
      </w:del>
      <w:r>
        <w:t xml:space="preserve">is endogenous, individuals can avoid the risks of leading by waiting. </w:t>
      </w:r>
      <w:ins w:id="1326" w:author="Tatsuya Kameda" w:date="2026-04-06T14:36:00Z" w16du:dateUtc="2026-04-06T05:36:00Z">
        <w:r w:rsidR="00935E99" w:rsidRPr="00935E99">
          <w:t>Those who nevertheless act early therefore reveal stronger cooperative intent, making early cooperation a more credible signal.</w:t>
        </w:r>
      </w:ins>
      <w:del w:id="1327" w:author="Tatsuya Kameda" w:date="2026-04-06T14:36:00Z" w16du:dateUtc="2026-04-06T05:36:00Z">
        <w:r w:rsidDel="00935E99">
          <w:delText xml:space="preserve">As a result, those who nevertheless choose to act early reveal stronger underlying preferences for cooperation. Real-time interaction thus transforms cooperation from a simple action into a </w:delText>
        </w:r>
      </w:del>
      <w:ins w:id="1328" w:author="Ryutaro Mori" w:date="2026-03-30T18:49:00Z" w16du:dateUtc="2026-03-30T09:49:00Z">
        <w:del w:id="1329" w:author="Tatsuya Kameda" w:date="2026-04-06T14:36:00Z" w16du:dateUtc="2026-04-06T05:36:00Z">
          <w:r w:rsidR="001A760F" w:rsidDel="00935E99">
            <w:delText xml:space="preserve">more </w:delText>
          </w:r>
        </w:del>
      </w:ins>
      <w:del w:id="1330" w:author="Tatsuya Kameda" w:date="2026-04-06T14:36:00Z" w16du:dateUtc="2026-04-06T05:36:00Z">
        <w:r w:rsidDel="00935E99">
          <w:delText>credible signal of</w:delText>
        </w:r>
      </w:del>
      <w:ins w:id="1331" w:author="Ryutaro Mori" w:date="2026-03-30T18:49:00Z" w16du:dateUtc="2026-03-30T09:49:00Z">
        <w:del w:id="1332" w:author="Tatsuya Kameda" w:date="2026-04-06T14:36:00Z" w16du:dateUtc="2026-04-06T05:36:00Z">
          <w:r w:rsidR="001A760F" w:rsidDel="00935E99">
            <w:delText xml:space="preserve"> </w:delText>
          </w:r>
        </w:del>
        <w:del w:id="1333" w:author="Tatsuya Kameda" w:date="2026-04-06T14:22:00Z" w16du:dateUtc="2026-04-06T05:22:00Z">
          <w:r w:rsidR="001A760F" w:rsidDel="0021310A">
            <w:delText>cooperative</w:delText>
          </w:r>
        </w:del>
      </w:ins>
      <w:del w:id="1334" w:author="Tatsuya Kameda" w:date="2026-04-06T14:22:00Z" w16du:dateUtc="2026-04-06T05:22:00Z">
        <w:r w:rsidDel="0021310A">
          <w:delText xml:space="preserve"> </w:delText>
        </w:r>
      </w:del>
      <w:del w:id="1335" w:author="Tatsuya Kameda" w:date="2026-04-06T14:36:00Z" w16du:dateUtc="2026-04-06T05:36:00Z">
        <w:r w:rsidDel="00935E99">
          <w:delText>intent.</w:delText>
        </w:r>
      </w:del>
    </w:p>
    <w:p w14:paraId="50266F9E" w14:textId="55934384" w:rsidR="0005465E" w:rsidRDefault="0005465E" w:rsidP="00397492">
      <w:r>
        <w:t xml:space="preserve">Our behavioral results and game-theoretic model jointly illuminate </w:t>
      </w:r>
      <w:del w:id="1336" w:author="Ryutaro Mori" w:date="2026-03-30T19:03:00Z" w16du:dateUtc="2026-03-30T10:03:00Z">
        <w:r w:rsidDel="00262754">
          <w:delText xml:space="preserve">this </w:delText>
        </w:r>
      </w:del>
      <w:ins w:id="1337" w:author="Ryutaro Mori" w:date="2026-03-30T19:03:00Z" w16du:dateUtc="2026-03-30T10:03:00Z">
        <w:r w:rsidR="00262754">
          <w:t xml:space="preserve">the </w:t>
        </w:r>
      </w:ins>
      <w:r>
        <w:t>mechanism</w:t>
      </w:r>
      <w:ins w:id="1338" w:author="Ryutaro Mori" w:date="2026-03-30T19:03:00Z" w16du:dateUtc="2026-03-30T10:03:00Z">
        <w:r w:rsidR="00262754">
          <w:t xml:space="preserve"> underlying the transformation</w:t>
        </w:r>
      </w:ins>
      <w:r>
        <w:t>. Endogenous timing raises the threshold for first-mover cooperation, making it rarer</w:t>
      </w:r>
      <w:ins w:id="1339" w:author="Tatsuya Kameda" w:date="2026-04-06T14:37:00Z" w16du:dateUtc="2026-04-06T05:37:00Z">
        <w:r w:rsidR="00F94E63">
          <w:t xml:space="preserve">, but </w:t>
        </w:r>
      </w:ins>
      <w:del w:id="1340" w:author="Tatsuya Kameda" w:date="2026-04-06T14:37:00Z" w16du:dateUtc="2026-04-06T05:37:00Z">
        <w:r w:rsidDel="00F94E63">
          <w:delText xml:space="preserve">. Yet </w:delText>
        </w:r>
      </w:del>
      <w:r>
        <w:t xml:space="preserve">this rarity </w:t>
      </w:r>
      <w:ins w:id="1341" w:author="Tatsuya Kameda" w:date="2026-04-06T14:37:00Z" w16du:dateUtc="2026-04-06T05:37:00Z">
        <w:r w:rsidR="00F94E63">
          <w:t>increases</w:t>
        </w:r>
      </w:ins>
      <w:del w:id="1342" w:author="Tatsuya Kameda" w:date="2026-04-06T14:37:00Z" w16du:dateUtc="2026-04-06T05:37:00Z">
        <w:r w:rsidDel="00F94E63">
          <w:delText>enhances</w:delText>
        </w:r>
      </w:del>
      <w:r>
        <w:t xml:space="preserve"> its informativeness</w:t>
      </w:r>
      <w:ins w:id="1343" w:author="Tatsuya Kameda" w:date="2026-04-06T14:38:00Z" w16du:dateUtc="2026-04-06T05:38:00Z">
        <w:r w:rsidR="00F94E63">
          <w:t xml:space="preserve">. As a result, </w:t>
        </w:r>
      </w:ins>
      <w:del w:id="1344" w:author="Tatsuya Kameda" w:date="2026-04-06T14:38:00Z" w16du:dateUtc="2026-04-06T05:38:00Z">
        <w:r w:rsidDel="00F94E63">
          <w:delText>: voluntary early cooperation signals stronger reciprocal intent, increasing</w:delText>
        </w:r>
      </w:del>
      <w:del w:id="1345" w:author="Tatsuya Kameda" w:date="2026-04-06T14:41:00Z" w16du:dateUtc="2026-04-06T05:41:00Z">
        <w:r w:rsidDel="007F27B7">
          <w:delText xml:space="preserve"> </w:delText>
        </w:r>
      </w:del>
      <w:r>
        <w:t>second movers</w:t>
      </w:r>
      <w:del w:id="1346" w:author="Tatsuya Kameda" w:date="2026-04-06T14:38:00Z" w16du:dateUtc="2026-04-06T05:38:00Z">
        <w:r w:rsidDel="00F94E63">
          <w:delText>’</w:delText>
        </w:r>
      </w:del>
      <w:r>
        <w:t xml:space="preserve"> </w:t>
      </w:r>
      <w:ins w:id="1347" w:author="Tatsuya Kameda" w:date="2026-04-06T14:38:00Z" w16du:dateUtc="2026-04-06T05:38:00Z">
        <w:r w:rsidR="00F94E63">
          <w:t>r</w:t>
        </w:r>
      </w:ins>
      <w:ins w:id="1348" w:author="Tatsuya Kameda" w:date="2026-04-06T14:39:00Z" w16du:dateUtc="2026-04-06T05:39:00Z">
        <w:r w:rsidR="00F94E63">
          <w:t>espond more strongly</w:t>
        </w:r>
      </w:ins>
      <w:del w:id="1349" w:author="Tatsuya Kameda" w:date="2026-04-06T14:39:00Z" w16du:dateUtc="2026-04-06T05:39:00Z">
        <w:r w:rsidDel="00F94E63">
          <w:delText>willingness to reciprocate</w:delText>
        </w:r>
      </w:del>
      <w:r>
        <w:t xml:space="preserve">. </w:t>
      </w:r>
      <w:del w:id="1350" w:author="Tatsuya Kameda" w:date="2026-04-06T14:40:00Z" w16du:dateUtc="2026-04-06T05:40:00Z">
        <w:r w:rsidDel="00DD0599">
          <w:delText>Thus, r</w:delText>
        </w:r>
      </w:del>
      <w:ins w:id="1351" w:author="Tatsuya Kameda" w:date="2026-04-06T14:40:00Z" w16du:dateUtc="2026-04-06T05:40:00Z">
        <w:r w:rsidR="00DD0599">
          <w:t>R</w:t>
        </w:r>
      </w:ins>
      <w:r>
        <w:t xml:space="preserve">eal-time interaction </w:t>
      </w:r>
      <w:ins w:id="1352" w:author="Tatsuya Kameda" w:date="2026-04-06T14:40:00Z" w16du:dateUtc="2026-04-06T05:40:00Z">
        <w:r w:rsidR="00DD0599">
          <w:t xml:space="preserve">thus </w:t>
        </w:r>
      </w:ins>
      <w:r>
        <w:t xml:space="preserve">promotes coordination not by increasing prosocial preferences per se, but by </w:t>
      </w:r>
      <w:ins w:id="1353" w:author="Tatsuya Kameda" w:date="2026-04-06T14:42:00Z" w16du:dateUtc="2026-04-06T05:42:00Z">
        <w:r w:rsidR="006F3EB6" w:rsidRPr="006F3EB6">
          <w:t>changing the informational content of actions.</w:t>
        </w:r>
      </w:ins>
      <w:del w:id="1354" w:author="Tatsuya Kameda" w:date="2026-04-06T14:42:00Z" w16du:dateUtc="2026-04-06T05:42:00Z">
        <w:r w:rsidDel="006F3EB6">
          <w:delText>making cooperative actions more informative signals of intent.</w:delText>
        </w:r>
      </w:del>
      <w:r>
        <w:t xml:space="preserve"> This mechanism cannot be captured by outcome-based reciprocity, which depends only on realized actions rather than inferred intentions.</w:t>
      </w:r>
    </w:p>
    <w:p w14:paraId="6D94EF24" w14:textId="34BA0112" w:rsidR="0005465E" w:rsidRDefault="0005465E" w:rsidP="00397492">
      <w:r>
        <w:t xml:space="preserve">This perspective complements prior work on cooperation in continuous-time settings. In environments where actions can be adjusted repeatedly, individuals can respond </w:t>
      </w:r>
      <w:ins w:id="1355" w:author="Ryutaro Mori" w:date="2026-03-30T19:04:00Z" w16du:dateUtc="2026-03-30T10:04:00Z">
        <w:r w:rsidR="00262754">
          <w:t xml:space="preserve">immediately </w:t>
        </w:r>
      </w:ins>
      <w:r>
        <w:t>to others’ behavior</w:t>
      </w:r>
      <w:del w:id="1356" w:author="Ryutaro Mori" w:date="2026-03-30T19:04:00Z" w16du:dateUtc="2026-03-30T10:04:00Z">
        <w:r w:rsidDel="00262754">
          <w:delText xml:space="preserve"> in real time</w:delText>
        </w:r>
      </w:del>
      <w:r>
        <w:t xml:space="preserve">, reducing the risk of unilateral exploitation </w:t>
      </w:r>
      <w:r w:rsidR="00262754">
        <w:fldChar w:fldCharType="begin" w:fldLock="1"/>
      </w:r>
      <w:r w:rsidR="00262754">
        <w:instrText>ADDIN paperpile_citation &lt;clusterId&gt;W676D734Z124W817&lt;/clusterId&gt;&lt;metadata&gt;&lt;citation&gt;&lt;id&gt;c5177798-6295-4639-8cf2-33f939fd2dd8&lt;/id&gt;&lt;/citation&gt;&lt;citation&gt;&lt;id&gt;9a790627-3c3e-4e5d-915a-bf9214dd0120&lt;/id&gt;&lt;/citation&gt;&lt;citation&gt;&lt;id&gt;a5dd4a4c-d642-4e33-9471-2d76c76d42de&lt;/id&gt;&lt;/citation&gt;&lt;citation&gt;&lt;id&gt;ec13ad18-35d8-4938-9dab-56be7e627004&lt;/id&gt;&lt;/citation&gt;&lt;/metadata&gt;&lt;data&gt;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&lt;/data&gt; \* MERGEFORMAT</w:instrText>
      </w:r>
      <w:r w:rsidR="00262754">
        <w:fldChar w:fldCharType="separate"/>
      </w:r>
      <w:r w:rsidR="00262754">
        <w:rPr>
          <w:noProof/>
        </w:rPr>
        <w:t>(Duffy et al., 2007; Friedman &amp; Oprea, 2012; Kurzban et al., 2001; Oprea et al., 2014)</w:t>
      </w:r>
      <w:r w:rsidR="00262754">
        <w:fldChar w:fldCharType="end"/>
      </w:r>
      <w:r>
        <w:t xml:space="preserve">. </w:t>
      </w:r>
      <w:r w:rsidR="00262754">
        <w:fldChar w:fldCharType="begin" w:fldLock="1"/>
      </w:r>
      <w:r w:rsidR="00262754">
        <w:instrText>ADDIN paperpile_citation &lt;clusterId&gt;S592G852V342Z953&lt;/clusterId&gt;&lt;metadata&gt;&lt;citation&gt;&lt;id&gt;9a790627-3c3e-4e5d-915a-bf9214dd0120&lt;/id&gt;&lt;/citation&gt;&lt;/metadata&gt;&lt;data&gt;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&lt;/data&gt; \* MERGEFORMAT</w:instrText>
      </w:r>
      <w:r w:rsidR="00262754">
        <w:fldChar w:fldCharType="separate"/>
      </w:r>
      <w:r w:rsidR="00262754">
        <w:rPr>
          <w:noProof/>
        </w:rPr>
        <w:t>Friedman &amp; Oprea (2012)</w:t>
      </w:r>
      <w:r w:rsidR="00262754">
        <w:fldChar w:fldCharType="end"/>
      </w:r>
      <w:r>
        <w:t xml:space="preserve">, for example, analyzed the continuous-time Prisoner’s Dilemma, where participants could continuously adjust their choices. Because players can respond immediately to each other’s actions, this setting allows them to deter defection dynamically. By contrast, our design isolates a strict one-shot environment with a single, irreversible commitment. In such settings, real-time interaction does not reduce the cost of cooperation but instead enhances its signaling value. These findings </w:t>
      </w:r>
      <w:del w:id="1357" w:author="Ryutaro Mori" w:date="2026-03-30T19:05:00Z" w16du:dateUtc="2026-03-30T10:05:00Z">
        <w:r w:rsidDel="00262754">
          <w:delText xml:space="preserve">suggest </w:delText>
        </w:r>
      </w:del>
      <w:ins w:id="1358" w:author="Ryutaro Mori" w:date="2026-03-30T19:05:00Z" w16du:dateUtc="2026-03-30T10:05:00Z">
        <w:r w:rsidR="00262754">
          <w:t xml:space="preserve">indicate </w:t>
        </w:r>
      </w:ins>
      <w:r>
        <w:t>that real-time interaction facilitates cooperation through distinct mechanisms depending on whether actions are reversible or committed.</w:t>
      </w:r>
    </w:p>
    <w:p w14:paraId="05A723C1" w14:textId="62BA67F1" w:rsidR="0005465E" w:rsidRDefault="0005465E" w:rsidP="00397492">
      <w:r>
        <w:t xml:space="preserve">Our findings also relate to recent work on collective problem solving in real time </w:t>
      </w:r>
      <w:r w:rsidR="00B30A2D">
        <w:fldChar w:fldCharType="begin" w:fldLock="1"/>
      </w:r>
      <w:r w:rsidR="00B30A2D">
        <w:instrText>ADDIN paperpile_citation &lt;clusterId&gt;S861G228V698Z322&lt;/clusterId&gt;&lt;metadata&gt;&lt;citation&gt;&lt;id&gt;036fa21b-6eca-4b4c-b5cd-09d78addec61&lt;/id&gt;&lt;/citation&gt;&lt;citation&gt;&lt;id&gt;3dd2ea57-4c9f-4ba2-bbc4-d747df083e0e&lt;/id&gt;&lt;/citation&gt;&lt;citation&gt;&lt;id&gt;60781f4f-4822-487a-856d-052075abd3dc&lt;/id&gt;&lt;/citation&gt;&lt;/metadata&gt;&lt;data&gt;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&lt;/data&gt; \* MERGEFORMAT</w:instrText>
      </w:r>
      <w:r w:rsidR="00B30A2D">
        <w:fldChar w:fldCharType="separate"/>
      </w:r>
      <w:r w:rsidR="00B30A2D">
        <w:rPr>
          <w:noProof/>
        </w:rPr>
        <w:t>(Kuroda et al., 2025; Tump et al., 2020, 2022)</w:t>
      </w:r>
      <w:r w:rsidR="00B30A2D">
        <w:fldChar w:fldCharType="end"/>
      </w:r>
      <w:r>
        <w:t xml:space="preserve">. In these studies, individuals face cognitive tasks in which each decision generates informational externalities for others, and collective outcomes depend on how information cascades unfold over time. For example, </w:t>
      </w:r>
      <w:r w:rsidR="00B27727">
        <w:fldChar w:fldCharType="begin" w:fldLock="1"/>
      </w:r>
      <w:r w:rsidR="00B27727">
        <w:instrText>ADDIN paperpile_citation &lt;clusterId&gt;A551O818K298H982&lt;/clusterId&gt;&lt;metadata&gt;&lt;citation&gt;&lt;id&gt;60781f4f-4822-487a-856d-052075abd3dc&lt;/id&gt;&lt;/citation&gt;&lt;/metadata&gt;&lt;data&gt;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&lt;/data&gt; \* MERGEFORMAT</w:instrText>
      </w:r>
      <w:r w:rsidR="00B27727">
        <w:fldChar w:fldCharType="separate"/>
      </w:r>
      <w:r w:rsidR="00B27727">
        <w:rPr>
          <w:noProof/>
        </w:rPr>
        <w:t>Tump et al. (2020)</w:t>
      </w:r>
      <w:r w:rsidR="00B27727">
        <w:fldChar w:fldCharType="end"/>
      </w:r>
      <w:r>
        <w:t xml:space="preserve"> show that group accuracy depends critically on whether more accurate individuals decide earlier. In contrast, our study examines a social dilemma characterized by payoff externalities, where strategic considerations </w:t>
      </w:r>
      <w:r>
        <w:lastRenderedPageBreak/>
        <w:t>play a central role. While prior work on collective problem solving has largely abstracted away from strategic timing, our results show that individuals actively use timing as a strategic variable, shaping collective outcomes through belief-based inference. Extending these perspectives—for example, by incorporating strategic waiting into models of informational cascades—remains an important direction for future research.</w:t>
      </w:r>
    </w:p>
    <w:p w14:paraId="78135756" w14:textId="1B717F61" w:rsidR="0005465E" w:rsidRDefault="0005465E" w:rsidP="00397492">
      <w:r>
        <w:t xml:space="preserve">These insights have practical implications for institutional design. If many individuals are conditional cooperators </w:t>
      </w:r>
      <w:ins w:id="1359" w:author="Ryutaro Mori" w:date="2026-03-30T19:09:00Z" w16du:dateUtc="2026-03-30T10:09:00Z">
        <w:r w:rsidR="00C16AD0">
          <w:fldChar w:fldCharType="begin" w:fldLock="1"/>
        </w:r>
      </w:ins>
      <w:ins w:id="1360" w:author="Ryutaro Mori" w:date="2026-04-01T23:31:00Z" w16du:dateUtc="2026-04-01T14:31:00Z">
        <w:r w:rsidR="009A1CD1">
          <w:instrText>ADDIN paperpile_citation &lt;clusterId&gt;E912S389O659L463&lt;/clusterId&gt;&lt;metadata&gt;&lt;citation&gt;&lt;id&gt;07e8b734-84cb-4ee3-a2d5-80bea1a8eb75&lt;/id&gt;&lt;/citation&gt;&lt;citation&gt;&lt;id&gt;387bff9d-29ab-48f5-9fa0-d3eb473acffc&lt;/id&gt;&lt;/citation&gt;&lt;citation&gt;&lt;id&gt;5d32608b-7612-4c02-aed5-7bf31febc883&lt;/id&gt;&lt;/citation&gt;&lt;/metadata&gt;&lt;data&gt;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&lt;/data&gt; \* MERGEFORMAT</w:instrText>
        </w:r>
      </w:ins>
      <w:r w:rsidR="00C16AD0">
        <w:fldChar w:fldCharType="separate"/>
      </w:r>
      <w:ins w:id="1361" w:author="Ryutaro Mori" w:date="2026-04-01T23:31:00Z" w16du:dateUtc="2026-04-01T14:31:00Z">
        <w:r w:rsidR="009A1CD1">
          <w:rPr>
            <w:noProof/>
          </w:rPr>
          <w:t>(Bowles, 2016; Fehr &amp; Schmidt, 1999; Kosfeld, 2020)</w:t>
        </w:r>
      </w:ins>
      <w:ins w:id="1362" w:author="Ryutaro Mori" w:date="2026-03-30T19:09:00Z" w16du:dateUtc="2026-03-30T10:09:00Z">
        <w:r w:rsidR="00C16AD0">
          <w:fldChar w:fldCharType="end"/>
        </w:r>
      </w:ins>
      <w:ins w:id="1363" w:author="Ryutaro Mori" w:date="2026-04-01T23:31:00Z" w16du:dateUtc="2026-04-01T14:31:00Z">
        <w:r w:rsidR="009A1CD1">
          <w:t>, then</w:t>
        </w:r>
      </w:ins>
      <w:del w:id="1364" w:author="Ryutaro Mori" w:date="2026-03-30T19:10:00Z" w16du:dateUtc="2026-03-30T10:10:00Z">
        <w:r w:rsidDel="00C16AD0">
          <w:delText>(e.g., Fehr &amp; Schmidt, 1999; Camerer, 2003; Bowles, 2016; Kosfeld, 2020)</w:delText>
        </w:r>
      </w:del>
      <w:r>
        <w:t>,</w:t>
      </w:r>
      <w:ins w:id="1365" w:author="Ryutaro Mori" w:date="2026-04-01T23:31:00Z" w16du:dateUtc="2026-04-01T14:31:00Z">
        <w:r w:rsidR="009A1CD1">
          <w:t xml:space="preserve"> as </w:t>
        </w:r>
        <w:commentRangeStart w:id="1366"/>
        <w:r w:rsidR="009A1CD1">
          <w:fldChar w:fldCharType="begin" w:fldLock="1"/>
        </w:r>
        <w:r w:rsidR="009A1CD1">
          <w:instrText>ADDIN paperpile_citation &lt;clusterId&gt;I184W244S534P245&lt;/clusterId&gt;&lt;metadata&gt;&lt;citation&gt;&lt;id&gt;320a57a5-3986-441f-90fb-336e142120ee&lt;/id&gt;&lt;/citation&gt;&lt;/metadata&gt;&lt;data&gt;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&lt;/data&gt; \* MERGEFORMAT</w:instrText>
        </w:r>
      </w:ins>
      <w:r w:rsidR="009A1CD1">
        <w:fldChar w:fldCharType="separate"/>
      </w:r>
      <w:ins w:id="1367" w:author="Ryutaro Mori" w:date="2026-04-01T23:31:00Z" w16du:dateUtc="2026-04-01T14:31:00Z">
        <w:r w:rsidR="009A1CD1">
          <w:rPr>
            <w:noProof/>
          </w:rPr>
          <w:t>Ostrom (2000, p.138)</w:t>
        </w:r>
        <w:r w:rsidR="009A1CD1">
          <w:fldChar w:fldCharType="end"/>
        </w:r>
      </w:ins>
      <w:commentRangeEnd w:id="1366"/>
      <w:r w:rsidR="00473B9F">
        <w:rPr>
          <w:rStyle w:val="a6"/>
          <w:sz w:val="20"/>
          <w:szCs w:val="24"/>
        </w:rPr>
        <w:commentReference w:id="1366"/>
      </w:r>
      <w:ins w:id="1368" w:author="Ryutaro Mori" w:date="2026-04-01T23:32:00Z" w16du:dateUtc="2026-04-01T14:32:00Z">
        <w:r w:rsidR="009A1CD1">
          <w:t xml:space="preserve"> </w:t>
        </w:r>
      </w:ins>
      <w:ins w:id="1369" w:author="Tatsuya Kameda" w:date="2026-04-06T14:45:00Z" w16du:dateUtc="2026-04-06T05:45:00Z">
        <w:r w:rsidR="00C97938">
          <w:t>noted</w:t>
        </w:r>
      </w:ins>
      <w:ins w:id="1370" w:author="Ryutaro Mori" w:date="2026-04-01T23:32:00Z" w16du:dateUtc="2026-04-01T14:32:00Z">
        <w:del w:id="1371" w:author="Tatsuya Kameda" w:date="2026-04-06T14:45:00Z" w16du:dateUtc="2026-04-06T05:45:00Z">
          <w:r w:rsidR="009A1CD1" w:rsidDel="00C97938">
            <w:delText xml:space="preserve">once </w:delText>
          </w:r>
          <w:r w:rsidR="009A1CD1" w:rsidRPr="009A1CD1" w:rsidDel="00C97938">
            <w:delText>put it</w:delText>
          </w:r>
        </w:del>
        <w:r w:rsidR="009A1CD1" w:rsidRPr="009A1CD1">
          <w:t xml:space="preserve">, a </w:t>
        </w:r>
      </w:ins>
      <w:ins w:id="1372" w:author="Tatsuya Kameda" w:date="2026-04-06T14:45:00Z" w16du:dateUtc="2026-04-06T05:45:00Z">
        <w:r w:rsidR="00C97938">
          <w:t>ce</w:t>
        </w:r>
      </w:ins>
      <w:ins w:id="1373" w:author="Tatsuya Kameda" w:date="2026-04-06T14:46:00Z" w16du:dateUtc="2026-04-06T05:46:00Z">
        <w:r w:rsidR="00C97938">
          <w:t xml:space="preserve">ntral challenge </w:t>
        </w:r>
      </w:ins>
      <w:ins w:id="1374" w:author="Ryutaro Mori" w:date="2026-04-01T23:32:00Z" w16du:dateUtc="2026-04-01T14:32:00Z">
        <w:del w:id="1375" w:author="Tatsuya Kameda" w:date="2026-04-06T14:46:00Z" w16du:dateUtc="2026-04-06T05:46:00Z">
          <w:r w:rsidR="009A1CD1" w:rsidRPr="009A1CD1" w:rsidDel="00C97938">
            <w:delText xml:space="preserve">core question </w:delText>
          </w:r>
        </w:del>
        <w:r w:rsidR="009A1CD1" w:rsidRPr="009A1CD1">
          <w:t>is how to design institutions that allow potential cooperators to signal one another.</w:t>
        </w:r>
        <w:del w:id="1376" w:author="Tatsuya Kameda" w:date="2026-04-06T16:48:00Z" w16du:dateUtc="2026-04-06T07:48:00Z">
          <w:r w:rsidR="009A1CD1" w:rsidRPr="009A1CD1" w:rsidDel="00962BC0">
            <w:delText xml:space="preserve"> </w:delText>
          </w:r>
        </w:del>
        <w:r w:rsidR="009A1CD1" w:rsidRPr="009A1CD1">
          <w:t xml:space="preserve"> </w:t>
        </w:r>
      </w:ins>
      <w:del w:id="1377" w:author="Ryutaro Mori" w:date="2026-04-01T23:32:00Z" w16du:dateUtc="2026-04-01T14:32:00Z">
        <w:r w:rsidDel="009A1CD1">
          <w:delText xml:space="preserve"> the central challenge is not only to encourage cooperation but to make cooperative intent visible and credible. </w:delText>
        </w:r>
      </w:del>
      <w:r>
        <w:t xml:space="preserve">Our results suggest that </w:t>
      </w:r>
      <w:ins w:id="1378" w:author="Ryutaro Mori" w:date="2026-04-01T23:32:00Z" w16du:dateUtc="2026-04-01T14:32:00Z">
        <w:r w:rsidR="009A1CD1">
          <w:t xml:space="preserve">real-time interaction </w:t>
        </w:r>
      </w:ins>
      <w:ins w:id="1379" w:author="Tatsuya Kameda" w:date="2026-04-06T14:46:00Z" w16du:dateUtc="2026-04-06T05:46:00Z">
        <w:r w:rsidR="00C97938" w:rsidRPr="00C97938">
          <w:t xml:space="preserve">can serve precisely this </w:t>
        </w:r>
      </w:ins>
      <w:ins w:id="1380" w:author="Tatsuya Kameda" w:date="2026-04-06T14:47:00Z" w16du:dateUtc="2026-04-06T05:47:00Z">
        <w:r w:rsidR="00523C32">
          <w:t>function</w:t>
        </w:r>
      </w:ins>
      <w:ins w:id="1381" w:author="Ryutaro Mori" w:date="2026-04-01T23:32:00Z" w16du:dateUtc="2026-04-01T14:32:00Z">
        <w:del w:id="1382" w:author="Tatsuya Kameda" w:date="2026-04-06T14:46:00Z" w16du:dateUtc="2026-04-06T05:46:00Z">
          <w:r w:rsidR="009A1CD1" w:rsidDel="00C97938">
            <w:delText>does just that</w:delText>
          </w:r>
        </w:del>
        <w:r w:rsidR="009A1CD1">
          <w:t>. P</w:t>
        </w:r>
      </w:ins>
      <w:del w:id="1383" w:author="Ryutaro Mori" w:date="2026-04-01T23:32:00Z" w16du:dateUtc="2026-04-01T14:32:00Z">
        <w:r w:rsidDel="009A1CD1">
          <w:delText>mechanisms p</w:delText>
        </w:r>
      </w:del>
      <w:r>
        <w:t>reserving voluntary and observable early commitment, rather than eliminating risk altogether, may be particularly effective in fostering cooperation.</w:t>
      </w:r>
    </w:p>
    <w:p w14:paraId="190A6F3D" w14:textId="61EDBA54" w:rsidR="0005465E" w:rsidDel="008959C1" w:rsidRDefault="0005465E" w:rsidP="00F91C20">
      <w:pPr>
        <w:rPr>
          <w:del w:id="1384" w:author="Ryutaro Mori" w:date="2026-03-30T19:12:00Z" w16du:dateUtc="2026-03-30T10:12:00Z"/>
        </w:rPr>
      </w:pPr>
      <w:r>
        <w:t xml:space="preserve">This logic is vividly illustrated in real-world cases of social entrepreneurship. Successful social entrepreneurs often act as voluntary first movers, committing resources to collective goals under substantial uncertainty. At first glance, such behavior appears risky, as early actors face the possibility of being exploited if others fail to follow. However, our results suggest that this risk-taking can be understood as a strategic investment. </w:t>
      </w:r>
      <w:del w:id="1385" w:author="Tatsuya Kameda" w:date="2026-04-06T16:52:00Z" w16du:dateUtc="2026-04-06T07:52:00Z">
        <w:r w:rsidDel="000E2CEE">
          <w:delText>In populations composed largely of conditional cooperators, early commitment serves as a credible signal of cooperative intent, increasing the likelihood that others will reciprocate.</w:delText>
        </w:r>
      </w:del>
      <w:ins w:id="1386" w:author="Ryutaro Mori" w:date="2026-03-30T19:12:00Z" w16du:dateUtc="2026-03-30T10:12:00Z">
        <w:del w:id="1387" w:author="Tatsuya Kameda" w:date="2026-04-06T16:52:00Z" w16du:dateUtc="2026-04-06T07:52:00Z">
          <w:r w:rsidR="008959C1" w:rsidDel="000E2CEE">
            <w:delText xml:space="preserve"> </w:delText>
          </w:r>
        </w:del>
      </w:ins>
    </w:p>
    <w:p w14:paraId="405A2757" w14:textId="1A43A96A" w:rsidR="0005465E" w:rsidRDefault="0005465E">
      <w:pPr>
        <w:pPrChange w:id="1388" w:author="Ryutaro Mori" w:date="2026-04-01T23:34:00Z" w16du:dateUtc="2026-04-01T14:34:00Z">
          <w:pPr>
            <w:ind w:firstLineChars="50" w:firstLine="100"/>
          </w:pPr>
        </w:pPrChange>
      </w:pPr>
      <w:r>
        <w:t>Historical</w:t>
      </w:r>
      <w:ins w:id="1389" w:author="Ryutaro Mori" w:date="2026-03-30T19:12:00Z" w16du:dateUtc="2026-03-30T10:12:00Z">
        <w:r w:rsidR="00EE00DB">
          <w:t>ly, for example,</w:t>
        </w:r>
      </w:ins>
      <w:del w:id="1390" w:author="Ryutaro Mori" w:date="2026-03-30T19:12:00Z" w16du:dateUtc="2026-03-30T10:12:00Z">
        <w:r w:rsidDel="00EE00DB">
          <w:delText xml:space="preserve"> examples illustrate this dynamic.</w:delText>
        </w:r>
      </w:del>
      <w:r>
        <w:t xml:space="preserve"> </w:t>
      </w:r>
      <w:ins w:id="1391" w:author="Ryutaro Mori" w:date="2026-03-30T19:12:00Z" w16du:dateUtc="2026-03-30T10:12:00Z">
        <w:r w:rsidR="00EE00DB">
          <w:t>e</w:t>
        </w:r>
      </w:ins>
      <w:del w:id="1392" w:author="Ryutaro Mori" w:date="2026-03-30T19:12:00Z" w16du:dateUtc="2026-03-30T10:12:00Z">
        <w:r w:rsidDel="00EE00DB">
          <w:delText>E</w:delText>
        </w:r>
      </w:del>
      <w:r>
        <w:t xml:space="preserve">arly </w:t>
      </w:r>
      <w:ins w:id="1393" w:author="Tatsuya Kameda" w:date="2026-04-06T16:55:00Z" w16du:dateUtc="2026-04-06T07:55:00Z">
        <w:r w:rsidR="00E372A1">
          <w:t xml:space="preserve">microfinance </w:t>
        </w:r>
      </w:ins>
      <w:r>
        <w:t>initiatives</w:t>
      </w:r>
      <w:del w:id="1394" w:author="Tatsuya Kameda" w:date="2026-04-06T16:55:00Z" w16du:dateUtc="2026-04-06T07:55:00Z">
        <w:r w:rsidDel="00E372A1">
          <w:delText xml:space="preserve"> in microfinance</w:delText>
        </w:r>
      </w:del>
      <w:r>
        <w:t xml:space="preserve">, most notably </w:t>
      </w:r>
      <w:del w:id="1395" w:author="Tatsuya Kameda" w:date="2026-04-06T16:55:00Z" w16du:dateUtc="2026-04-06T07:55:00Z">
        <w:r w:rsidDel="00E372A1">
          <w:delText xml:space="preserve">the founding of </w:delText>
        </w:r>
      </w:del>
      <w:r>
        <w:t xml:space="preserve">the Grameen Bank, demonstrated that </w:t>
      </w:r>
      <w:ins w:id="1396" w:author="Tatsuya Kameda" w:date="2026-04-06T16:53:00Z" w16du:dateUtc="2026-04-06T07:53:00Z">
        <w:r w:rsidR="00C54575">
          <w:t xml:space="preserve">lending </w:t>
        </w:r>
      </w:ins>
      <w:del w:id="1397" w:author="Tatsuya Kameda" w:date="2026-04-06T16:53:00Z" w16du:dateUtc="2026-04-06T07:53:00Z">
        <w:r w:rsidDel="00C54575">
          <w:delText xml:space="preserve">extending credit to borrowers </w:delText>
        </w:r>
      </w:del>
      <w:r>
        <w:t xml:space="preserve">without collateral could succeed when initial commitments signaled trust and elicited reciprocal repayment </w:t>
      </w:r>
      <w:ins w:id="1398" w:author="Ryutaro Mori" w:date="2026-03-30T19:13:00Z" w16du:dateUtc="2026-03-30T10:13:00Z">
        <w:r w:rsidR="008018F6">
          <w:fldChar w:fldCharType="begin" w:fldLock="1"/>
        </w:r>
        <w:r w:rsidR="008018F6">
          <w:instrText>ADDIN paperpile_citation &lt;clusterId&gt;T692A959W349T963&lt;/clusterId&gt;&lt;metadata&gt;&lt;citation&gt;&lt;id&gt;2543e03d-b3b0-43e0-81ed-abe1f5092fb0&lt;/id&gt;&lt;/citation&gt;&lt;citation&gt;&lt;id&gt;1fcc69a5-d629-4c0b-8877-ae2a14cb8b8f&lt;/id&gt;&lt;/citation&gt;&lt;/metadata&gt;&lt;data&gt;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&lt;/data&gt; \* MERGEFORMAT</w:instrText>
        </w:r>
      </w:ins>
      <w:r w:rsidR="008018F6">
        <w:fldChar w:fldCharType="separate"/>
      </w:r>
      <w:ins w:id="1399" w:author="Ryutaro Mori" w:date="2026-03-30T19:13:00Z" w16du:dateUtc="2026-03-30T10:13:00Z">
        <w:r w:rsidR="008018F6">
          <w:rPr>
            <w:noProof/>
          </w:rPr>
          <w:t>(Armendariz &amp; Morduch, 2010; Yunus, 2003)</w:t>
        </w:r>
        <w:r w:rsidR="008018F6">
          <w:fldChar w:fldCharType="end"/>
        </w:r>
      </w:ins>
      <w:del w:id="1400" w:author="Ryutaro Mori" w:date="2026-03-30T19:13:00Z" w16du:dateUtc="2026-03-30T10:13:00Z">
        <w:r w:rsidDel="008018F6">
          <w:delText>(Yunus, 1999; Armendáriz &amp; Morduch, 2010)</w:delText>
        </w:r>
      </w:del>
      <w:r>
        <w:t>. More broadly,</w:t>
      </w:r>
      <w:ins w:id="1401" w:author="Tatsuya Kameda" w:date="2026-04-06T16:53:00Z" w16du:dateUtc="2026-04-06T07:53:00Z">
        <w:r w:rsidR="00C54575" w:rsidDel="00C54575">
          <w:t xml:space="preserve"> </w:t>
        </w:r>
      </w:ins>
      <w:del w:id="1402" w:author="Tatsuya Kameda" w:date="2026-04-06T16:53:00Z" w16du:dateUtc="2026-04-06T07:53:00Z">
        <w:r w:rsidDel="00C54575">
          <w:delText xml:space="preserve"> the emergence of </w:delText>
        </w:r>
      </w:del>
      <w:r>
        <w:t xml:space="preserve">social entrepreneurship </w:t>
      </w:r>
      <w:del w:id="1403" w:author="Tatsuya Kameda" w:date="2026-04-06T16:54:00Z" w16du:dateUtc="2026-04-06T07:54:00Z">
        <w:r w:rsidDel="00C54575">
          <w:delText xml:space="preserve">as a field </w:delText>
        </w:r>
      </w:del>
      <w:r>
        <w:t xml:space="preserve">has </w:t>
      </w:r>
      <w:ins w:id="1404" w:author="Tatsuya Kameda" w:date="2026-04-06T16:54:00Z" w16du:dateUtc="2026-04-06T07:54:00Z">
        <w:r w:rsidR="00C54575">
          <w:t xml:space="preserve">often </w:t>
        </w:r>
      </w:ins>
      <w:r>
        <w:t>been driven by actors who commit</w:t>
      </w:r>
      <w:del w:id="1405" w:author="Tatsuya Kameda" w:date="2026-04-06T16:54:00Z" w16du:dateUtc="2026-04-06T07:54:00Z">
        <w:r w:rsidDel="00C54575">
          <w:delText>ted</w:delText>
        </w:r>
      </w:del>
      <w:r>
        <w:t xml:space="preserve"> to unproven models of collective value creation, thereby catalyzing broader participation </w:t>
      </w:r>
      <w:ins w:id="1406" w:author="Ryutaro Mori" w:date="2026-03-30T19:13:00Z" w16du:dateUtc="2026-03-30T10:13:00Z">
        <w:r w:rsidR="00946494">
          <w:fldChar w:fldCharType="begin" w:fldLock="1"/>
        </w:r>
        <w:r w:rsidR="00946494">
          <w:instrText>ADDIN paperpile_citation &lt;clusterId&gt;V972J339Y729W434&lt;/clusterId&gt;&lt;metadata&gt;&lt;citation&gt;&lt;id&gt;6de5df32-7c70-404f-a343-49f9434d1a33&lt;/id&gt;&lt;/citation&gt;&lt;citation&gt;&lt;id&gt;edbcb0e5-263c-45df-aaa9-2c6dff9d3fd3&lt;/id&gt;&lt;/citation&gt;&lt;/metadata&gt;&lt;data&gt;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&lt;/data&gt; \* MERGEFORMAT</w:instrText>
        </w:r>
      </w:ins>
      <w:r w:rsidR="00946494">
        <w:fldChar w:fldCharType="separate"/>
      </w:r>
      <w:ins w:id="1407" w:author="Ryutaro Mori" w:date="2026-03-30T19:13:00Z" w16du:dateUtc="2026-03-30T10:13:00Z">
        <w:r w:rsidR="00946494">
          <w:rPr>
            <w:noProof/>
          </w:rPr>
          <w:t>(Bornstein, 2007; Mair &amp; Martí, 2006)</w:t>
        </w:r>
        <w:r w:rsidR="00946494">
          <w:fldChar w:fldCharType="end"/>
        </w:r>
      </w:ins>
      <w:del w:id="1408" w:author="Ryutaro Mori" w:date="2026-03-30T19:14:00Z" w16du:dateUtc="2026-03-30T10:14:00Z">
        <w:r w:rsidDel="00946494">
          <w:delText>(Bornstein, 2007; Mair &amp; Martí, 2006)</w:delText>
        </w:r>
      </w:del>
      <w:r>
        <w:t xml:space="preserve">. In this sense, social entrepreneurs may succeed not despite taking risks, but because those risks make their commitment credible. </w:t>
      </w:r>
      <w:del w:id="1409" w:author="Tatsuya Kameda" w:date="2026-04-06T14:51:00Z" w16du:dateUtc="2026-04-06T05:51:00Z">
        <w:r w:rsidDel="00523C32">
          <w:delText>By acting early and visibly, they transform cooperation into a signal that aligns expectations and enables coordination.</w:delText>
        </w:r>
      </w:del>
    </w:p>
    <w:p w14:paraId="5DA40693" w14:textId="77777777" w:rsidR="0005465E" w:rsidRDefault="0005465E" w:rsidP="00397492">
      <w:r>
        <w:t>More generally, our findings suggest that the effectiveness of leadership in collective action depends not only on who leads, but on how and when leadership is exercised. Voluntary early action can function as a powerful coordination device when it credibly signals cooperative intent, helping explain why some groups and organizations succeed in overcoming social dilemmas while others fail.</w:t>
      </w:r>
    </w:p>
    <w:p w14:paraId="789D2AA9" w14:textId="15208C52" w:rsidR="0005465E" w:rsidRDefault="00523C32" w:rsidP="00397492">
      <w:ins w:id="1410" w:author="Tatsuya Kameda" w:date="2026-04-06T14:51:00Z" w16du:dateUtc="2026-04-06T05:51:00Z">
        <w:r>
          <w:t>Finally</w:t>
        </w:r>
      </w:ins>
      <w:ins w:id="1411" w:author="Ryutaro Mori" w:date="2026-04-01T23:35:00Z" w16du:dateUtc="2026-04-01T14:35:00Z">
        <w:del w:id="1412" w:author="Tatsuya Kameda" w:date="2026-04-06T14:51:00Z" w16du:dateUtc="2026-04-06T05:51:00Z">
          <w:r w:rsidR="009C0CA8" w:rsidDel="00523C32">
            <w:delText>Last</w:delText>
          </w:r>
        </w:del>
        <w:r w:rsidR="009C0CA8">
          <w:t xml:space="preserve">, we </w:t>
        </w:r>
      </w:ins>
      <w:ins w:id="1413" w:author="Tatsuya Kameda" w:date="2026-04-06T14:51:00Z" w16du:dateUtc="2026-04-06T05:51:00Z">
        <w:r w:rsidR="00F63DD0">
          <w:t>note</w:t>
        </w:r>
      </w:ins>
      <w:ins w:id="1414" w:author="Ryutaro Mori" w:date="2026-04-01T23:35:00Z" w16du:dateUtc="2026-04-01T14:35:00Z">
        <w:del w:id="1415" w:author="Tatsuya Kameda" w:date="2026-04-06T14:52:00Z" w16du:dateUtc="2026-04-06T05:52:00Z">
          <w:r w:rsidR="009C0CA8" w:rsidDel="00F63DD0">
            <w:delText>d</w:delText>
          </w:r>
        </w:del>
        <w:del w:id="1416" w:author="Tatsuya Kameda" w:date="2026-04-06T14:51:00Z" w16du:dateUtc="2026-04-06T05:51:00Z">
          <w:r w:rsidR="009C0CA8" w:rsidDel="00F63DD0">
            <w:delText>iscuss</w:delText>
          </w:r>
        </w:del>
        <w:r w:rsidR="009C0CA8">
          <w:t xml:space="preserve"> </w:t>
        </w:r>
      </w:ins>
      <w:del w:id="1417" w:author="Ryutaro Mori" w:date="2026-04-01T23:35:00Z" w16du:dateUtc="2026-04-01T14:35:00Z">
        <w:r w:rsidR="0005465E" w:rsidDel="009C0CA8">
          <w:rPr>
            <w:rFonts w:hint="eastAsia"/>
          </w:rPr>
          <w:delText>S</w:delText>
        </w:r>
      </w:del>
      <w:ins w:id="1418" w:author="Ryutaro Mori" w:date="2026-04-01T23:35:00Z" w16du:dateUtc="2026-04-01T14:35:00Z">
        <w:r w:rsidR="009C0CA8">
          <w:t>s</w:t>
        </w:r>
      </w:ins>
      <w:r w:rsidR="0005465E">
        <w:t xml:space="preserve">everal limitations of our study </w:t>
      </w:r>
      <w:ins w:id="1419" w:author="Tatsuya Kameda" w:date="2026-04-06T14:52:00Z" w16du:dateUtc="2026-04-06T05:52:00Z">
        <w:r w:rsidR="00F63DD0">
          <w:t xml:space="preserve">and </w:t>
        </w:r>
      </w:ins>
      <w:ins w:id="1420" w:author="Ryutaro Mori" w:date="2026-04-01T23:35:00Z" w16du:dateUtc="2026-04-01T14:35:00Z">
        <w:del w:id="1421" w:author="Tatsuya Kameda" w:date="2026-04-06T14:52:00Z" w16du:dateUtc="2026-04-06T05:52:00Z">
          <w:r w:rsidR="009C0CA8" w:rsidDel="00F63DD0">
            <w:delText xml:space="preserve">to </w:delText>
          </w:r>
        </w:del>
      </w:ins>
      <w:del w:id="1422" w:author="Tatsuya Kameda" w:date="2026-04-06T14:52:00Z" w16du:dateUtc="2026-04-06T05:52:00Z">
        <w:r w:rsidR="0005465E" w:rsidDel="00F63DD0">
          <w:delText xml:space="preserve">point to </w:delText>
        </w:r>
      </w:del>
      <w:r w:rsidR="0005465E">
        <w:t xml:space="preserve">directions for future research. First, our between-subjects design captures how individuals naturally respond to different time structures, but within-subject designs could more directly test how the same individuals adapt their strategies. Second, our binary-action framework abstracts away from graded or reversible contributions, which may interact with timing in complex ways. </w:t>
      </w:r>
      <w:del w:id="1423" w:author="Tatsuya Kameda" w:date="2026-04-06T14:53:00Z" w16du:dateUtc="2026-04-06T05:53:00Z">
        <w:r w:rsidR="0005465E" w:rsidDel="00372694">
          <w:delText xml:space="preserve">Exploring how these factors jointly shape cooperation remains an important avenue for future work. </w:delText>
        </w:r>
      </w:del>
      <w:r w:rsidR="0005465E">
        <w:t xml:space="preserve">Third, it remains an open question to what extent this signaling mechanism sustains cooperation over longer interactions </w:t>
      </w:r>
      <w:ins w:id="1424" w:author="Tatsuya Kameda" w:date="2026-04-06T14:53:00Z" w16du:dateUtc="2026-04-06T05:53:00Z">
        <w:r w:rsidR="00CE5C00">
          <w:t xml:space="preserve">and in </w:t>
        </w:r>
      </w:ins>
      <w:del w:id="1425" w:author="Tatsuya Kameda" w:date="2026-04-06T14:53:00Z" w16du:dateUtc="2026-04-06T05:53:00Z">
        <w:r w:rsidR="0005465E" w:rsidDel="00CE5C00">
          <w:delText xml:space="preserve">involving </w:delText>
        </w:r>
      </w:del>
      <w:r w:rsidR="0005465E">
        <w:t xml:space="preserve">larger groups. In such settings, early cooperation may invite strategic exploitation, raising the question of how cooperative momentum can be maintained once established. Understanding how such </w:t>
      </w:r>
      <w:r w:rsidR="0005465E">
        <w:lastRenderedPageBreak/>
        <w:t>cooperative cascades can be sustained over time is an important direction for future research</w:t>
      </w:r>
      <w:del w:id="1426" w:author="Ryutaro Mori" w:date="2026-03-30T19:16:00Z" w16du:dateUtc="2026-03-30T10:16:00Z">
        <w:r w:rsidR="0005465E" w:rsidDel="009A2D1A">
          <w:delText xml:space="preserve"> (Mori et al., 2024)</w:delText>
        </w:r>
      </w:del>
      <w:r w:rsidR="0005465E">
        <w:t>.</w:t>
      </w:r>
    </w:p>
    <w:p w14:paraId="533E3499" w14:textId="5F64FBD6" w:rsidR="0005465E" w:rsidRDefault="0005465E" w:rsidP="00397492">
      <w:pPr>
        <w:rPr>
          <w:ins w:id="1427" w:author="Tatsuya Kameda" w:date="2026-04-06T17:07:00Z" w16du:dateUtc="2026-04-06T08:07:00Z"/>
        </w:rPr>
      </w:pPr>
      <w:r>
        <w:t xml:space="preserve">In sum, real-time interaction promotes coordination by </w:t>
      </w:r>
      <w:del w:id="1428" w:author="Tatsuya Kameda" w:date="2026-04-06T14:54:00Z" w16du:dateUtc="2026-04-06T05:54:00Z">
        <w:r w:rsidDel="00270C7A">
          <w:delText xml:space="preserve">changing </w:delText>
        </w:r>
      </w:del>
      <w:ins w:id="1429" w:author="Tatsuya Kameda" w:date="2026-04-06T14:54:00Z" w16du:dateUtc="2026-04-06T05:54:00Z">
        <w:r w:rsidR="00270C7A">
          <w:t>transform</w:t>
        </w:r>
        <w:r w:rsidR="00270C7A">
          <w:t xml:space="preserve">ing </w:t>
        </w:r>
      </w:ins>
      <w:r>
        <w:t xml:space="preserve">the informational content of actions. When individuals can choose when to act, early cooperation becomes a </w:t>
      </w:r>
      <w:del w:id="1430" w:author="Tatsuya Kameda" w:date="2026-04-06T14:54:00Z" w16du:dateUtc="2026-04-06T05:54:00Z">
        <w:r w:rsidDel="00467BD5">
          <w:delText xml:space="preserve">meaningful and </w:delText>
        </w:r>
      </w:del>
      <w:r>
        <w:t>credible signal</w:t>
      </w:r>
      <w:ins w:id="1431" w:author="Tatsuya Kameda" w:date="2026-04-06T14:55:00Z" w16du:dateUtc="2026-04-06T05:55:00Z">
        <w:r w:rsidR="00467BD5">
          <w:t xml:space="preserve"> of intent</w:t>
        </w:r>
      </w:ins>
      <w:ins w:id="1432" w:author="Ryutaro Mori" w:date="2026-04-01T23:38:00Z" w16du:dateUtc="2026-04-01T14:38:00Z">
        <w:del w:id="1433" w:author="Tatsuya Kameda" w:date="2026-04-06T17:09:00Z" w16du:dateUtc="2026-04-06T08:09:00Z">
          <w:r w:rsidR="00955F82" w:rsidRPr="00955F82" w:rsidDel="001F0972">
            <w:delText>,</w:delText>
          </w:r>
        </w:del>
      </w:ins>
      <w:ins w:id="1434" w:author="Tatsuya Kameda" w:date="2026-04-06T17:09:00Z" w16du:dateUtc="2026-04-06T08:09:00Z">
        <w:r w:rsidR="001F0972" w:rsidRPr="001F0972">
          <w:t xml:space="preserve"> </w:t>
        </w:r>
        <w:r w:rsidR="001F0972" w:rsidRPr="001F0972">
          <w:t>that actions under assigned orders cannot convey</w:t>
        </w:r>
      </w:ins>
      <w:ins w:id="1435" w:author="Ryutaro Mori" w:date="2026-04-01T23:38:00Z" w16du:dateUtc="2026-04-01T14:38:00Z">
        <w:del w:id="1436" w:author="Tatsuya Kameda" w:date="2026-04-06T17:09:00Z" w16du:dateUtc="2026-04-06T08:09:00Z">
          <w:r w:rsidR="00955F82" w:rsidRPr="00955F82" w:rsidDel="001F0972">
            <w:delText xml:space="preserve"> above and beyond what mere actions at assigned orders can convey</w:delText>
          </w:r>
        </w:del>
      </w:ins>
      <w:del w:id="1437" w:author="Ryutaro Mori" w:date="2026-04-01T23:38:00Z" w16du:dateUtc="2026-04-01T14:38:00Z">
        <w:r w:rsidDel="00955F82">
          <w:delText xml:space="preserve"> rather than a mere choice</w:delText>
        </w:r>
      </w:del>
      <w:r>
        <w:t>. By tightening the link between action and inferred intent, real-time interaction amplifies reciprocity</w:t>
      </w:r>
      <w:ins w:id="1438" w:author="Ryutaro Mori" w:date="2026-04-01T23:39:00Z" w16du:dateUtc="2026-04-01T14:39:00Z">
        <w:r w:rsidR="00A62112">
          <w:t xml:space="preserve"> </w:t>
        </w:r>
      </w:ins>
      <w:del w:id="1439" w:author="Ryutaro Mori" w:date="2026-04-01T23:39:00Z" w16du:dateUtc="2026-04-01T14:39:00Z">
        <w:r w:rsidDel="00A62112">
          <w:delText xml:space="preserve"> by turning cooperation into a credible signal of intent,</w:delText>
        </w:r>
      </w:del>
      <w:ins w:id="1440" w:author="Ryutaro Mori" w:date="2026-04-01T23:39:00Z" w16du:dateUtc="2026-04-01T14:39:00Z">
        <w:r w:rsidR="00A62112">
          <w:t>and</w:t>
        </w:r>
      </w:ins>
      <w:r>
        <w:t xml:space="preserve"> help</w:t>
      </w:r>
      <w:del w:id="1441" w:author="Ryutaro Mori" w:date="2026-04-01T23:39:00Z" w16du:dateUtc="2026-04-01T14:39:00Z">
        <w:r w:rsidDel="00A62112">
          <w:delText>ing</w:delText>
        </w:r>
      </w:del>
      <w:ins w:id="1442" w:author="Ryutaro Mori" w:date="2026-04-01T23:39:00Z" w16du:dateUtc="2026-04-01T14:39:00Z">
        <w:r w:rsidR="00A62112">
          <w:t>s</w:t>
        </w:r>
      </w:ins>
      <w:r>
        <w:t xml:space="preserve"> groups overcome strategic uncertainty in social dilemmas.</w:t>
      </w:r>
    </w:p>
    <w:p w14:paraId="1C0C513E" w14:textId="4E5ECA56" w:rsidR="00E372A1" w:rsidDel="001F0972" w:rsidRDefault="00E372A1" w:rsidP="00397492">
      <w:pPr>
        <w:rPr>
          <w:del w:id="1443" w:author="Tatsuya Kameda" w:date="2026-04-06T17:09:00Z" w16du:dateUtc="2026-04-06T08:09:00Z"/>
        </w:rPr>
      </w:pPr>
    </w:p>
    <w:p w14:paraId="5C085E21" w14:textId="77777777" w:rsidR="00913306" w:rsidRDefault="00913306">
      <w:pPr>
        <w:widowControl/>
        <w:spacing w:after="0"/>
        <w:ind w:firstLine="0"/>
        <w:jc w:val="left"/>
        <w:rPr>
          <w:rFonts w:eastAsia="Times New Roman"/>
          <w:b/>
          <w:bCs/>
          <w:kern w:val="36"/>
          <w:sz w:val="36"/>
          <w:szCs w:val="52"/>
        </w:rPr>
      </w:pPr>
      <w:r>
        <w:br w:type="page"/>
      </w:r>
    </w:p>
    <w:p w14:paraId="5BB4E7AB" w14:textId="526A88A1" w:rsidR="0006348E" w:rsidRPr="0006348E" w:rsidRDefault="0006348E" w:rsidP="00BA654A">
      <w:pPr>
        <w:pStyle w:val="1"/>
      </w:pPr>
      <w:r w:rsidRPr="0006348E">
        <w:lastRenderedPageBreak/>
        <w:t>Methods</w:t>
      </w:r>
    </w:p>
    <w:p w14:paraId="184DDBAA" w14:textId="77777777" w:rsidR="00637A64" w:rsidRDefault="00C5680C" w:rsidP="00F246AF">
      <w:pPr>
        <w:ind w:firstLine="0"/>
        <w:rPr>
          <w:b/>
          <w:bCs/>
        </w:rPr>
      </w:pPr>
      <w:r w:rsidRPr="00C5680C">
        <w:rPr>
          <w:rFonts w:hint="eastAsia"/>
          <w:b/>
          <w:bCs/>
        </w:rPr>
        <w:t>Mai</w:t>
      </w:r>
      <w:r w:rsidRPr="00C5680C">
        <w:rPr>
          <w:b/>
          <w:bCs/>
        </w:rPr>
        <w:t>n Experiment</w:t>
      </w:r>
      <w:r w:rsidR="00637A64">
        <w:rPr>
          <w:b/>
          <w:bCs/>
        </w:rPr>
        <w:t>.</w:t>
      </w:r>
    </w:p>
    <w:p w14:paraId="37473E6D" w14:textId="374A8753" w:rsidR="00F246AF" w:rsidRDefault="00F246AF" w:rsidP="00F246AF">
      <w:pPr>
        <w:ind w:firstLine="0"/>
      </w:pPr>
      <w:r>
        <w:t>The experiment employed a one-shot Prisoner</w:t>
      </w:r>
      <w:r w:rsidR="001B368B">
        <w:t>’</w:t>
      </w:r>
      <w:r>
        <w:t>s Dilemma (PD) game as the main task. Participants were explicitly informed that they were paired with another real human participant taking part in the experiment at the same time, and all interactions were anonymous. The PD payoff matrix was identical across conditions. Participants chose between Cooperate (C) and Defect (D), with point outcomes given by (C, C) = (150, 150), (C, D) = (50, 200), (D, C) = (200, 50), and (D, D) = (100, 100).</w:t>
      </w:r>
    </w:p>
    <w:p w14:paraId="20D44637" w14:textId="618C0AE9" w:rsidR="00C54F07" w:rsidRDefault="00F246AF" w:rsidP="008C22F5">
      <w:r>
        <w:t>We manipulate the temporal structure of interaction in a between-subject design. Participants were assigned to one of three conditions: real-time (RT), simultaneous (SM), or sequential (SQ). In the RT condition, each pair was given a 60-second decision window during which either participant could choose C or D at any moment. Once a participant made a decision</w:t>
      </w:r>
      <w:r w:rsidR="008C22F5">
        <w:t xml:space="preserve"> within this window</w:t>
      </w:r>
      <w:r>
        <w:t xml:space="preserve">, it was immediately communicated to the partner and could not be revised. </w:t>
      </w:r>
      <w:r w:rsidR="008C22F5" w:rsidRPr="008C22F5">
        <w:t>Participants were instructed that if neither participant made a decision within 60 seconds, both would be prompted to decide simultaneously at the end of the time limit without observing the partner</w:t>
      </w:r>
      <w:r w:rsidR="001B368B">
        <w:t>’</w:t>
      </w:r>
      <w:r w:rsidR="008C22F5" w:rsidRPr="008C22F5">
        <w:t>s choice. In practice, however, no pairs delayed their decisions beyond the 60-second window</w:t>
      </w:r>
      <w:ins w:id="1444" w:author="Ryutaro Mori" w:date="2026-03-30T19:20:00Z" w16du:dateUtc="2026-03-30T10:20:00Z">
        <w:r w:rsidR="00C3116C">
          <w:t xml:space="preserve"> (i.e., at least one player </w:t>
        </w:r>
      </w:ins>
      <w:ins w:id="1445" w:author="Ryutaro Mori" w:date="2026-03-30T19:21:00Z" w16du:dateUtc="2026-03-30T10:21:00Z">
        <w:r w:rsidR="00C3116C">
          <w:t xml:space="preserve">made a </w:t>
        </w:r>
      </w:ins>
      <w:ins w:id="1446" w:author="Ryutaro Mori" w:date="2026-03-30T19:20:00Z" w16du:dateUtc="2026-03-30T10:20:00Z">
        <w:r w:rsidR="00C3116C">
          <w:t>dec</w:t>
        </w:r>
      </w:ins>
      <w:ins w:id="1447" w:author="Ryutaro Mori" w:date="2026-03-30T19:21:00Z" w16du:dateUtc="2026-03-30T10:21:00Z">
        <w:r w:rsidR="00C3116C">
          <w:t>ision</w:t>
        </w:r>
      </w:ins>
      <w:ins w:id="1448" w:author="Ryutaro Mori" w:date="2026-03-30T19:20:00Z" w16du:dateUtc="2026-03-30T10:20:00Z">
        <w:r w:rsidR="00C3116C">
          <w:t xml:space="preserve"> </w:t>
        </w:r>
      </w:ins>
      <w:ins w:id="1449" w:author="Ryutaro Mori" w:date="2026-03-30T19:21:00Z" w16du:dateUtc="2026-03-30T10:21:00Z">
        <w:r w:rsidR="00C3116C">
          <w:t>within</w:t>
        </w:r>
      </w:ins>
      <w:ins w:id="1450" w:author="Ryutaro Mori" w:date="2026-03-30T19:20:00Z" w16du:dateUtc="2026-03-30T10:20:00Z">
        <w:r w:rsidR="00C3116C">
          <w:t xml:space="preserve"> 60 seconds in every pair)</w:t>
        </w:r>
      </w:ins>
      <w:r w:rsidR="008C22F5" w:rsidRPr="008C22F5">
        <w:t>.</w:t>
      </w:r>
      <w:r>
        <w:t xml:space="preserve"> In the SM condition, the interface and time window were identical, but no decisions were revealed during the 60 seconds. Participants</w:t>
      </w:r>
      <w:r w:rsidR="001B368B">
        <w:t>’</w:t>
      </w:r>
      <w:r>
        <w:t xml:space="preserve"> choices were collected independently and revealed only after the time limit elapsed, rendering the interaction equivalent to a standard simultaneous PD. In the SQ condition, the experimenter exogenously assigned first- and second-mover roles. The first mover had</w:t>
      </w:r>
      <w:ins w:id="1451" w:author="Ryutaro Mori" w:date="2026-03-30T19:22:00Z" w16du:dateUtc="2026-03-30T10:22:00Z">
        <w:r w:rsidR="00C3116C">
          <w:t xml:space="preserve"> the</w:t>
        </w:r>
      </w:ins>
      <w:r>
        <w:t xml:space="preserve"> </w:t>
      </w:r>
      <w:del w:id="1452" w:author="Ryutaro Mori" w:date="2026-03-30T19:21:00Z" w16du:dateUtc="2026-03-30T10:21:00Z">
        <w:r w:rsidDel="00C3116C">
          <w:delText xml:space="preserve">up to </w:delText>
        </w:r>
      </w:del>
      <w:r>
        <w:t>60</w:t>
      </w:r>
      <w:ins w:id="1453" w:author="Ryutaro Mori" w:date="2026-03-30T19:21:00Z" w16du:dateUtc="2026-03-30T10:21:00Z">
        <w:r w:rsidR="00C3116C">
          <w:t>-</w:t>
        </w:r>
      </w:ins>
      <w:del w:id="1454" w:author="Ryutaro Mori" w:date="2026-03-30T19:21:00Z" w16du:dateUtc="2026-03-30T10:21:00Z">
        <w:r w:rsidDel="00C3116C">
          <w:delText xml:space="preserve"> </w:delText>
        </w:r>
      </w:del>
      <w:r>
        <w:t>second</w:t>
      </w:r>
      <w:ins w:id="1455" w:author="Ryutaro Mori" w:date="2026-03-30T19:22:00Z" w16du:dateUtc="2026-03-30T10:22:00Z">
        <w:r w:rsidR="00C3116C">
          <w:t xml:space="preserve"> time window</w:t>
        </w:r>
      </w:ins>
      <w:del w:id="1456" w:author="Ryutaro Mori" w:date="2026-03-30T19:22:00Z" w16du:dateUtc="2026-03-30T10:22:00Z">
        <w:r w:rsidDel="00C3116C">
          <w:delText>s</w:delText>
        </w:r>
      </w:del>
      <w:r>
        <w:t xml:space="preserve"> to decide, after which the second mover had an additional 60 seconds to decide after observing the first mover</w:t>
      </w:r>
      <w:r w:rsidR="001B368B">
        <w:t>’</w:t>
      </w:r>
      <w:r>
        <w:t>s choice.</w:t>
      </w:r>
    </w:p>
    <w:p w14:paraId="3F7CF50C" w14:textId="5D1752E8" w:rsidR="00C54F07" w:rsidRDefault="00F246AF" w:rsidP="00C54F07">
      <w:r>
        <w:t xml:space="preserve">To eliminate </w:t>
      </w:r>
      <w:ins w:id="1457" w:author="Ryutaro Mori" w:date="2026-03-30T19:24:00Z" w16du:dateUtc="2026-03-30T10:24:00Z">
        <w:r w:rsidR="00263F9C">
          <w:t xml:space="preserve">unrelated </w:t>
        </w:r>
      </w:ins>
      <w:r>
        <w:t xml:space="preserve">incentives </w:t>
      </w:r>
      <w:del w:id="1458" w:author="Ryutaro Mori" w:date="2026-03-30T19:24:00Z" w16du:dateUtc="2026-03-30T10:24:00Z">
        <w:r w:rsidDel="00263F9C">
          <w:delText xml:space="preserve">related </w:delText>
        </w:r>
      </w:del>
      <w:r>
        <w:t>to finish</w:t>
      </w:r>
      <w:ins w:id="1459" w:author="Ryutaro Mori" w:date="2026-03-30T19:25:00Z" w16du:dateUtc="2026-03-30T10:25:00Z">
        <w:r w:rsidR="00263F9C">
          <w:t xml:space="preserve"> the experiment</w:t>
        </w:r>
      </w:ins>
      <w:del w:id="1460" w:author="Ryutaro Mori" w:date="2026-03-30T19:25:00Z" w16du:dateUtc="2026-03-30T10:25:00Z">
        <w:r w:rsidDel="00263F9C">
          <w:delText>ing</w:delText>
        </w:r>
      </w:del>
      <w:r>
        <w:t xml:space="preserve"> early, </w:t>
      </w:r>
      <w:ins w:id="1461" w:author="Ryutaro Mori" w:date="2026-03-30T19:25:00Z" w16du:dateUtc="2026-03-30T10:25:00Z">
        <w:r w:rsidR="00263F9C">
          <w:t xml:space="preserve">we required </w:t>
        </w:r>
      </w:ins>
      <w:r>
        <w:t>participants in all conditions</w:t>
      </w:r>
      <w:del w:id="1462" w:author="Ryutaro Mori" w:date="2026-03-30T19:25:00Z" w16du:dateUtc="2026-03-30T10:25:00Z">
        <w:r w:rsidDel="00263F9C">
          <w:delText xml:space="preserve"> were required</w:delText>
        </w:r>
      </w:del>
      <w:r>
        <w:t xml:space="preserve"> to wait until the full 60 seconds had elapsed before proceeding, even if all decisions </w:t>
      </w:r>
      <w:ins w:id="1463" w:author="Ryutaro Mori" w:date="2026-03-30T19:25:00Z" w16du:dateUtc="2026-03-30T10:25:00Z">
        <w:r w:rsidR="00263F9C">
          <w:t>had been</w:t>
        </w:r>
      </w:ins>
      <w:del w:id="1464" w:author="Ryutaro Mori" w:date="2026-03-30T19:25:00Z" w16du:dateUtc="2026-03-30T10:25:00Z">
        <w:r w:rsidDel="00263F9C">
          <w:delText>were</w:delText>
        </w:r>
      </w:del>
      <w:r>
        <w:t xml:space="preserve"> completed sooner. Before playing the PD, participants received condition-specific instructions and completed a comprehension check. Only those who answered all questions correctly proceeded to the main task.</w:t>
      </w:r>
    </w:p>
    <w:p w14:paraId="484D1DEA" w14:textId="6B2CFCB1" w:rsidR="00C54F07" w:rsidRDefault="00F246AF" w:rsidP="00C54F07">
      <w:r>
        <w:t xml:space="preserve">After completing the PD, participants completed additional incentivized economic measures and a post-experimental questionnaire. These measures included Social Value Orientation (SVO), elicited using the Slider Measure </w:t>
      </w:r>
      <w:ins w:id="1465" w:author="Ryutaro Mori" w:date="2026-03-30T19:25:00Z" w16du:dateUtc="2026-03-30T10:25:00Z">
        <w:r w:rsidR="0082210E">
          <w:fldChar w:fldCharType="begin" w:fldLock="1"/>
        </w:r>
      </w:ins>
      <w:ins w:id="1466" w:author="Ryutaro Mori" w:date="2026-03-30T19:26:00Z" w16du:dateUtc="2026-03-30T10:26:00Z">
        <w:r w:rsidR="0082210E">
          <w:instrText>ADDIN paperpile_citation &lt;clusterId&gt;O186C164R754V447&lt;/clusterId&gt;&lt;metadata&gt;&lt;citation&gt;&lt;id&gt;387562e6-a610-416c-a4fb-7e741ce15721&lt;/id&gt;&lt;/citation&gt;&lt;/metadata&gt;&lt;data&gt;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&lt;/data&gt; \* MERGEFORMAT</w:instrText>
        </w:r>
      </w:ins>
      <w:r w:rsidR="0082210E">
        <w:fldChar w:fldCharType="separate"/>
      </w:r>
      <w:ins w:id="1467" w:author="Ryutaro Mori" w:date="2026-03-30T19:26:00Z" w16du:dateUtc="2026-03-30T10:26:00Z">
        <w:r w:rsidR="0082210E">
          <w:rPr>
            <w:noProof/>
          </w:rPr>
          <w:t>(Murphy et al., 2011)</w:t>
        </w:r>
      </w:ins>
      <w:ins w:id="1468" w:author="Ryutaro Mori" w:date="2026-03-30T19:25:00Z" w16du:dateUtc="2026-03-30T10:25:00Z">
        <w:r w:rsidR="0082210E">
          <w:fldChar w:fldCharType="end"/>
        </w:r>
      </w:ins>
      <w:del w:id="1469" w:author="Ryutaro Mori" w:date="2026-03-30T19:26:00Z" w16du:dateUtc="2026-03-30T10:26:00Z">
        <w:r w:rsidDel="0082210E">
          <w:delText>(Murphy et al., 2011)</w:delText>
        </w:r>
      </w:del>
      <w:r>
        <w:t>. In this task, participants made a series of choices over how to allocate money between themselves and another participant, allowing us to quantify the extent to which individuals prioritize their own payoffs versus those of others on a continuous scale.</w:t>
      </w:r>
      <w:del w:id="1470" w:author="Ryutaro Mori" w:date="2026-03-30T19:26:00Z" w16du:dateUtc="2026-03-30T10:26:00Z">
        <w:r w:rsidDel="00912C6B">
          <w:delText xml:space="preserve"> In addition, only in the SQ condition, participants reported their willingness to act as the first versus the second mover on a 7-point scale. This question was </w:delText>
        </w:r>
        <w:r w:rsidR="00C54F07" w:rsidDel="00912C6B">
          <w:delText>asked</w:delText>
        </w:r>
        <w:r w:rsidDel="00912C6B">
          <w:delText xml:space="preserve"> immediately after the comprehension check and before actual pairing, and participants were informed that their response would not affect the assigned roles.</w:delText>
        </w:r>
      </w:del>
      <w:r>
        <w:t xml:space="preserve"> The full list of questionnaire measures is reported in the Supplementary </w:t>
      </w:r>
      <w:r>
        <w:lastRenderedPageBreak/>
        <w:t>Information</w:t>
      </w:r>
      <w:ins w:id="1471" w:author="Ryutaro Mori" w:date="2026-03-30T19:48:00Z" w16du:dateUtc="2026-03-30T10:48:00Z">
        <w:r w:rsidR="00A94B0E">
          <w:t xml:space="preserve"> 1</w:t>
        </w:r>
      </w:ins>
      <w:r>
        <w:t>.</w:t>
      </w:r>
    </w:p>
    <w:p w14:paraId="3648566B" w14:textId="2C3EF8C4" w:rsidR="00C5680C" w:rsidRDefault="00F246AF" w:rsidP="00C54F07">
      <w:r>
        <w:t>We preregistered hypotheses comparing conditions in terms of pair-level mutual cooperation rates, individual cooperation rates by decision-making position, and the distribution of decision times of first movers. These included voluntary first movers in RT, assigned first movers in SQ, and nominal first movers in SM. We planned to recruit 600 English-speaking U.S. participants via Prolific, with 200 participants per condition. After excluding participants who dropped out before completing the full procedure, the final sample comprised 190 participant</w:t>
      </w:r>
      <w:r>
        <w:rPr>
          <w:rFonts w:hint="eastAsia"/>
        </w:rPr>
        <w:t>s</w:t>
      </w:r>
      <w:r>
        <w:t xml:space="preserve">, or 95 pairs, in RT, 184 participants, or 92 pairs, in SQ, and 188 participants, or 94 pairs, in SM. </w:t>
      </w:r>
      <w:r w:rsidR="00C54F07">
        <w:t xml:space="preserve">Participants received a £6 fixed participation fee plus a performance-based bonus proportional to the points </w:t>
      </w:r>
      <w:ins w:id="1472" w:author="Ryutaro Mori" w:date="2026-03-30T19:27:00Z" w16du:dateUtc="2026-03-30T10:27:00Z">
        <w:r w:rsidR="00912C6B">
          <w:t xml:space="preserve">they </w:t>
        </w:r>
      </w:ins>
      <w:r w:rsidR="00C54F07">
        <w:t xml:space="preserve">earned in the PD or in other incentivized tasks selected at random. </w:t>
      </w:r>
      <w:r>
        <w:t>The median completion time was 45 minutes, and the average total payment was £10.5.</w:t>
      </w:r>
    </w:p>
    <w:p w14:paraId="0D7070B5" w14:textId="308176CB" w:rsidR="00637A64" w:rsidDel="00B02602" w:rsidRDefault="00C5680C" w:rsidP="00F72DC9">
      <w:pPr>
        <w:ind w:firstLine="0"/>
        <w:rPr>
          <w:del w:id="1473" w:author="Ryutaro Mori" w:date="2026-03-30T19:28:00Z" w16du:dateUtc="2026-03-30T10:28:00Z"/>
          <w:b/>
          <w:bCs/>
        </w:rPr>
      </w:pPr>
      <w:commentRangeStart w:id="1474"/>
      <w:del w:id="1475" w:author="Ryutaro Mori" w:date="2026-03-30T19:28:00Z" w16du:dateUtc="2026-03-30T10:28:00Z">
        <w:r w:rsidRPr="00F72DC9" w:rsidDel="00B02602">
          <w:rPr>
            <w:b/>
            <w:bCs/>
          </w:rPr>
          <w:delText>Pilot Experiment</w:delText>
        </w:r>
        <w:r w:rsidR="00637A64" w:rsidDel="00B02602">
          <w:rPr>
            <w:b/>
            <w:bCs/>
          </w:rPr>
          <w:delText>.</w:delText>
        </w:r>
        <w:commentRangeEnd w:id="1474"/>
        <w:r w:rsidR="00477C17" w:rsidDel="00B02602">
          <w:rPr>
            <w:rStyle w:val="a6"/>
            <w:b/>
            <w:bCs/>
            <w:sz w:val="20"/>
            <w:szCs w:val="24"/>
          </w:rPr>
          <w:commentReference w:id="1474"/>
        </w:r>
      </w:del>
    </w:p>
    <w:p w14:paraId="4BBA29A8" w14:textId="17A99C84" w:rsidR="00F72DC9" w:rsidDel="00B02602" w:rsidRDefault="00F72DC9" w:rsidP="00F72DC9">
      <w:pPr>
        <w:ind w:firstLine="0"/>
        <w:rPr>
          <w:del w:id="1476" w:author="Ryutaro Mori" w:date="2026-03-30T19:28:00Z" w16du:dateUtc="2026-03-30T10:28:00Z"/>
        </w:rPr>
      </w:pPr>
      <w:del w:id="1477" w:author="Ryutaro Mori" w:date="2026-03-30T19:28:00Z" w16du:dateUtc="2026-03-30T10:28:00Z">
        <w:r w:rsidDel="00B02602">
          <w:delText>In the pilot study, we randomly assigned participants to one of two between-subject conditions: real-time (RT) or simultaneous (SM). After completing the PD, participants completed additional behavioral measures, including tasks assessing risk and ambiguity attitudes and the Social Value Orientation Slider Measure, as well as demographic questions.</w:delText>
        </w:r>
      </w:del>
    </w:p>
    <w:p w14:paraId="3026EED5" w14:textId="78C2B5C9" w:rsidR="00F72DC9" w:rsidDel="00B02602" w:rsidRDefault="00F72DC9" w:rsidP="00F72DC9">
      <w:pPr>
        <w:rPr>
          <w:del w:id="1478" w:author="Ryutaro Mori" w:date="2026-03-30T19:28:00Z" w16du:dateUtc="2026-03-30T10:28:00Z"/>
        </w:rPr>
      </w:pPr>
      <w:del w:id="1479" w:author="Ryutaro Mori" w:date="2026-03-30T19:28:00Z" w16du:dateUtc="2026-03-30T10:28:00Z">
        <w:r w:rsidDel="00B02602">
          <w:delText>We recruited U.S.-based participants via Prolific, targeting a total sample of 160 participants, with 80 participants per condition. Participants who failed comprehension checks or dropped out before completing the study were excluded from analysis, with a final sample of N = 80 in RT and N = 76 in SM.</w:delText>
        </w:r>
      </w:del>
    </w:p>
    <w:p w14:paraId="76712B7B" w14:textId="79B2D548" w:rsidR="00C5680C" w:rsidRPr="00F72DC9" w:rsidDel="00B02602" w:rsidRDefault="00F72DC9" w:rsidP="00F72DC9">
      <w:pPr>
        <w:rPr>
          <w:del w:id="1480" w:author="Ryutaro Mori" w:date="2026-03-30T19:28:00Z" w16du:dateUtc="2026-03-30T10:28:00Z"/>
        </w:rPr>
      </w:pPr>
      <w:del w:id="1481" w:author="Ryutaro Mori" w:date="2026-03-30T19:28:00Z" w16du:dateUtc="2026-03-30T10:28:00Z">
        <w:r w:rsidDel="00B02602">
          <w:delText>Participants received a £4 fixed participation fee plus a performance-based bonus proportional to the points earned in the PD or other incentivized tasks selected at random. The median completion time was 17 minutes, and the average total payment was £7.9.</w:delText>
        </w:r>
      </w:del>
    </w:p>
    <w:p w14:paraId="770D116F" w14:textId="5EA0AEB6" w:rsidR="00637A64" w:rsidRDefault="003916DC" w:rsidP="00F72DC9">
      <w:pPr>
        <w:ind w:firstLine="0"/>
        <w:rPr>
          <w:b/>
          <w:bCs/>
        </w:rPr>
      </w:pPr>
      <w:r>
        <w:rPr>
          <w:b/>
          <w:bCs/>
        </w:rPr>
        <w:t>M</w:t>
      </w:r>
      <w:r w:rsidR="001341DE">
        <w:rPr>
          <w:b/>
          <w:bCs/>
        </w:rPr>
        <w:t>ethod</w:t>
      </w:r>
      <w:del w:id="1482" w:author="Ryutaro Mori" w:date="2026-03-30T19:30:00Z" w16du:dateUtc="2026-03-30T10:30:00Z">
        <w:r w:rsidR="001341DE" w:rsidDel="00E003EC">
          <w:rPr>
            <w:b/>
            <w:bCs/>
          </w:rPr>
          <w:delText>s</w:delText>
        </w:r>
      </w:del>
      <w:r w:rsidR="001341DE">
        <w:rPr>
          <w:b/>
          <w:bCs/>
        </w:rPr>
        <w:t xml:space="preserve"> </w:t>
      </w:r>
      <w:r w:rsidR="00C5680C" w:rsidRPr="00352256">
        <w:rPr>
          <w:b/>
          <w:bCs/>
        </w:rPr>
        <w:t>for potential</w:t>
      </w:r>
      <w:ins w:id="1483" w:author="Tatsuya Kameda" w:date="2026-03-17T11:31:00Z" w16du:dateUtc="2026-03-17T02:31:00Z">
        <w:r w:rsidR="003208F0">
          <w:rPr>
            <w:b/>
            <w:bCs/>
          </w:rPr>
          <w:t>-</w:t>
        </w:r>
      </w:ins>
      <w:del w:id="1484" w:author="Tatsuya Kameda" w:date="2026-03-17T11:31:00Z" w16du:dateUtc="2026-03-17T02:31:00Z">
        <w:r w:rsidR="00C5680C" w:rsidRPr="00352256" w:rsidDel="003208F0">
          <w:rPr>
            <w:b/>
            <w:bCs/>
          </w:rPr>
          <w:delText xml:space="preserve"> </w:delText>
        </w:r>
      </w:del>
      <w:r w:rsidR="00C5680C" w:rsidRPr="00352256">
        <w:rPr>
          <w:b/>
          <w:bCs/>
        </w:rPr>
        <w:t>decision inference in the RT condition</w:t>
      </w:r>
      <w:r w:rsidR="00637A64" w:rsidRPr="00352256">
        <w:rPr>
          <w:b/>
          <w:bCs/>
        </w:rPr>
        <w:t>.</w:t>
      </w:r>
    </w:p>
    <w:p w14:paraId="6D2977A5" w14:textId="1CCDE7B7" w:rsidR="00F72DC9" w:rsidRPr="00F72DC9" w:rsidRDefault="00F72DC9" w:rsidP="00F72DC9">
      <w:pPr>
        <w:ind w:firstLine="0"/>
        <w:rPr>
          <w:bCs/>
        </w:rPr>
      </w:pPr>
      <w:r w:rsidRPr="00F72DC9">
        <w:rPr>
          <w:bCs/>
        </w:rPr>
        <w:t xml:space="preserve">In the real-time condition, what we directly observe as first-mover decisions are the choices and decision times of the earlier player within each pair. Importantly, this does not imply that only a subset of participants </w:t>
      </w:r>
      <w:r w:rsidR="002A56B4">
        <w:rPr>
          <w:bCs/>
        </w:rPr>
        <w:t xml:space="preserve">intended to be </w:t>
      </w:r>
      <w:r w:rsidRPr="00F72DC9">
        <w:rPr>
          <w:bCs/>
        </w:rPr>
        <w:t>a first-mover decision. In principle, every participant could have become a voluntary first mover, because everyone had the opportunity to commit at any point during the real-time window. However, if a participant</w:t>
      </w:r>
      <w:r w:rsidR="001B368B">
        <w:rPr>
          <w:bCs/>
        </w:rPr>
        <w:t>’</w:t>
      </w:r>
      <w:r w:rsidRPr="00F72DC9">
        <w:rPr>
          <w:bCs/>
        </w:rPr>
        <w:t xml:space="preserve">s partner happened to decide </w:t>
      </w:r>
      <w:del w:id="1485" w:author="Ryutaro Mori" w:date="2026-03-30T19:30:00Z" w16du:dateUtc="2026-03-30T10:30:00Z">
        <w:r w:rsidRPr="00F72DC9" w:rsidDel="00E003EC">
          <w:rPr>
            <w:bCs/>
          </w:rPr>
          <w:delText>first</w:delText>
        </w:r>
      </w:del>
      <w:ins w:id="1486" w:author="Ryutaro Mori" w:date="2026-03-30T19:30:00Z" w16du:dateUtc="2026-03-30T10:30:00Z">
        <w:r w:rsidR="00E003EC">
          <w:rPr>
            <w:bCs/>
          </w:rPr>
          <w:t>earlier</w:t>
        </w:r>
      </w:ins>
      <w:r w:rsidRPr="00F72DC9">
        <w:rPr>
          <w:bCs/>
        </w:rPr>
        <w:t xml:space="preserve">, that participant </w:t>
      </w:r>
      <w:r w:rsidR="006B29E6">
        <w:rPr>
          <w:bCs/>
        </w:rPr>
        <w:t xml:space="preserve">could </w:t>
      </w:r>
      <w:r w:rsidRPr="00F72DC9">
        <w:rPr>
          <w:bCs/>
        </w:rPr>
        <w:t xml:space="preserve">no longer </w:t>
      </w:r>
      <w:r w:rsidR="006B29E6">
        <w:rPr>
          <w:bCs/>
        </w:rPr>
        <w:t>be a</w:t>
      </w:r>
      <w:r w:rsidRPr="00F72DC9">
        <w:rPr>
          <w:bCs/>
        </w:rPr>
        <w:t xml:space="preserve"> first mover, and their would-be first-mover choice and decision time are not </w:t>
      </w:r>
      <w:del w:id="1487" w:author="Ryutaro Mori" w:date="2026-03-30T19:31:00Z" w16du:dateUtc="2026-03-30T10:31:00Z">
        <w:r w:rsidRPr="00F72DC9" w:rsidDel="008E009A">
          <w:rPr>
            <w:bCs/>
          </w:rPr>
          <w:delText xml:space="preserve">observed </w:delText>
        </w:r>
      </w:del>
      <w:ins w:id="1488" w:author="Ryutaro Mori" w:date="2026-03-30T19:31:00Z" w16du:dateUtc="2026-03-30T10:31:00Z">
        <w:r w:rsidR="008E009A">
          <w:rPr>
            <w:bCs/>
          </w:rPr>
          <w:t>observable</w:t>
        </w:r>
        <w:r w:rsidR="008E009A" w:rsidRPr="00F72DC9">
          <w:rPr>
            <w:bCs/>
          </w:rPr>
          <w:t xml:space="preserve"> </w:t>
        </w:r>
      </w:ins>
      <w:del w:id="1489" w:author="Ryutaro Mori" w:date="2026-03-30T19:30:00Z" w16du:dateUtc="2026-03-30T10:30:00Z">
        <w:r w:rsidRPr="00F72DC9" w:rsidDel="00E003EC">
          <w:rPr>
            <w:bCs/>
          </w:rPr>
          <w:delText>in that role</w:delText>
        </w:r>
      </w:del>
      <w:ins w:id="1490" w:author="Ryutaro Mori" w:date="2026-03-30T19:31:00Z" w16du:dateUtc="2026-03-30T10:31:00Z">
        <w:r w:rsidR="008E009A">
          <w:rPr>
            <w:bCs/>
          </w:rPr>
          <w:t>for</w:t>
        </w:r>
      </w:ins>
      <w:ins w:id="1491" w:author="Ryutaro Mori" w:date="2026-03-30T19:30:00Z" w16du:dateUtc="2026-03-30T10:30:00Z">
        <w:r w:rsidR="00E003EC">
          <w:rPr>
            <w:bCs/>
          </w:rPr>
          <w:t xml:space="preserve"> the experimenter</w:t>
        </w:r>
      </w:ins>
      <w:r w:rsidRPr="00F72DC9">
        <w:rPr>
          <w:bCs/>
        </w:rPr>
        <w:t xml:space="preserve">. Consequently, the </w:t>
      </w:r>
      <w:r w:rsidR="00637A64">
        <w:rPr>
          <w:bCs/>
        </w:rPr>
        <w:t>observed</w:t>
      </w:r>
      <w:r w:rsidRPr="00F72DC9">
        <w:rPr>
          <w:bCs/>
        </w:rPr>
        <w:t xml:space="preserve"> </w:t>
      </w:r>
      <w:r w:rsidR="00637A64">
        <w:rPr>
          <w:bCs/>
        </w:rPr>
        <w:t>first-mover data in the RT condition</w:t>
      </w:r>
      <w:r w:rsidRPr="00F72DC9">
        <w:rPr>
          <w:bCs/>
        </w:rPr>
        <w:t xml:space="preserve"> </w:t>
      </w:r>
      <w:r w:rsidR="00696D94">
        <w:rPr>
          <w:bCs/>
        </w:rPr>
        <w:t xml:space="preserve">(Fig. 3A) </w:t>
      </w:r>
      <w:r w:rsidR="00B96D1C">
        <w:rPr>
          <w:bCs/>
        </w:rPr>
        <w:t>reflect</w:t>
      </w:r>
      <w:r w:rsidRPr="00F72DC9">
        <w:rPr>
          <w:bCs/>
        </w:rPr>
        <w:t xml:space="preserve"> only the earlier decision from each pair, while the </w:t>
      </w:r>
      <w:del w:id="1492" w:author="Ryutaro Mori" w:date="2026-03-30T19:31:00Z" w16du:dateUtc="2026-03-30T10:31:00Z">
        <w:r w:rsidRPr="00F72DC9" w:rsidDel="008E009A">
          <w:rPr>
            <w:bCs/>
          </w:rPr>
          <w:delText xml:space="preserve">later </w:delText>
        </w:r>
      </w:del>
      <w:ins w:id="1493" w:author="Ryutaro Mori" w:date="2026-03-30T19:31:00Z" w16du:dateUtc="2026-03-30T10:31:00Z">
        <w:r w:rsidR="008E009A">
          <w:rPr>
            <w:bCs/>
          </w:rPr>
          <w:t>other</w:t>
        </w:r>
        <w:r w:rsidR="008E009A" w:rsidRPr="00F72DC9">
          <w:rPr>
            <w:bCs/>
          </w:rPr>
          <w:t xml:space="preserve"> </w:t>
        </w:r>
      </w:ins>
      <w:r w:rsidRPr="00F72DC9">
        <w:rPr>
          <w:bCs/>
        </w:rPr>
        <w:t>participant</w:t>
      </w:r>
      <w:r w:rsidR="001B368B">
        <w:rPr>
          <w:bCs/>
        </w:rPr>
        <w:t>’</w:t>
      </w:r>
      <w:r w:rsidRPr="00F72DC9">
        <w:rPr>
          <w:bCs/>
        </w:rPr>
        <w:t>s potential timing as a first mover remains latent.</w:t>
      </w:r>
    </w:p>
    <w:p w14:paraId="1C967E43" w14:textId="28C8F10B" w:rsidR="00C5680C" w:rsidRDefault="004547B7" w:rsidP="00637A64">
      <w:r>
        <w:t>W</w:t>
      </w:r>
      <w:del w:id="1494" w:author="Tatsuya Kameda" w:date="2026-03-17T11:33:00Z" w16du:dateUtc="2026-03-17T02:33:00Z">
        <w:r w:rsidR="00F72DC9" w:rsidRPr="00F72DC9" w:rsidDel="004547B7">
          <w:delText>w</w:delText>
        </w:r>
      </w:del>
      <w:r w:rsidR="00F72DC9" w:rsidRPr="00F72DC9">
        <w:t>e therefore estimate these latent potential decisions. We define each participant</w:t>
      </w:r>
      <w:r w:rsidR="001B368B">
        <w:t>’</w:t>
      </w:r>
      <w:r w:rsidR="00F72DC9" w:rsidRPr="00F72DC9">
        <w:t xml:space="preserve">s potential voluntary first-mover decision as the choice and decision time they would realize if their partner never acted earlier and they were eventually forced to commit first. Under this </w:t>
      </w:r>
      <w:r w:rsidR="00637A64">
        <w:t>definition</w:t>
      </w:r>
      <w:r w:rsidR="00F72DC9" w:rsidRPr="00F72DC9">
        <w:t>, the observed first-mover decision time in RT corresponds to the earlier of two independent draws from the potential decision-time distribution within a pair. This relationship allows us to infer the underlying potential distribution, as described below.</w:t>
      </w:r>
    </w:p>
    <w:p w14:paraId="3E00B09D" w14:textId="110F3433" w:rsidR="00637A64" w:rsidRDefault="00637A64" w:rsidP="00637A64">
      <w:r>
        <w:t xml:space="preserve">We first compute the empirical distribution of observed first-mover decision times in RT, </w:t>
      </w:r>
      <m:oMath>
        <m:sSub>
          <m:sSubPr>
            <m:ctrlPr>
              <w:rPr>
                <w:rFonts w:ascii="Cambria Math" w:hAnsi="Cambria Math"/>
                <w:i/>
              </w:rPr>
            </m:ctrlPr>
          </m:sSubPr>
          <m:e>
            <m:r>
              <w:rPr>
                <w:rFonts w:ascii="Cambria Math" w:hAnsi="Cambria Math"/>
              </w:rPr>
              <m:t>F</m:t>
            </m:r>
          </m:e>
          <m:sub>
            <m:r>
              <w:rPr>
                <w:rFonts w:ascii="Cambria Math" w:hAnsi="Cambria Math"/>
              </w:rPr>
              <m:t>obs</m:t>
            </m:r>
          </m:sub>
        </m:sSub>
        <m:d>
          <m:dPr>
            <m:ctrlPr>
              <w:rPr>
                <w:rFonts w:ascii="Cambria Math" w:hAnsi="Cambria Math"/>
                <w:i/>
              </w:rPr>
            </m:ctrlPr>
          </m:dPr>
          <m:e>
            <m:r>
              <w:rPr>
                <w:rFonts w:ascii="Cambria Math" w:hAnsi="Cambria Math"/>
              </w:rPr>
              <m:t>t</m:t>
            </m:r>
          </m:e>
        </m:d>
        <m:r>
          <w:rPr>
            <w:rFonts w:ascii="Cambria Math" w:hAnsi="Cambria Math"/>
          </w:rPr>
          <m:t>≡P(</m:t>
        </m:r>
        <m:r>
          <m:rPr>
            <m:sty m:val="p"/>
          </m:rPr>
          <w:rPr>
            <w:rFonts w:ascii="Cambria Math" w:hAnsi="Cambria Math"/>
          </w:rPr>
          <m:t>decision time</m:t>
        </m:r>
        <m:r>
          <w:rPr>
            <w:rFonts w:ascii="Cambria Math" w:hAnsi="Cambria Math"/>
          </w:rPr>
          <m:t>≤t)</m:t>
        </m:r>
      </m:oMath>
      <w:r>
        <w:rPr>
          <w:rFonts w:ascii="Cambria Math" w:hAnsi="Cambria Math" w:cs="Cambria Math"/>
        </w:rPr>
        <w:t>.</w:t>
      </w:r>
      <w:r>
        <w:t xml:space="preserve"> We then recover the potential distribution </w:t>
      </w:r>
      <m:oMath>
        <m:sSub>
          <m:sSubPr>
            <m:ctrlPr>
              <w:rPr>
                <w:rFonts w:ascii="Cambria Math" w:hAnsi="Cambria Math"/>
                <w:i/>
              </w:rPr>
            </m:ctrlPr>
          </m:sSubPr>
          <m:e>
            <m:r>
              <w:rPr>
                <w:rFonts w:ascii="Cambria Math" w:hAnsi="Cambria Math"/>
              </w:rPr>
              <m:t>F</m:t>
            </m:r>
          </m:e>
          <m:sub>
            <m:r>
              <w:rPr>
                <w:rFonts w:ascii="Cambria Math" w:hAnsi="Cambria Math"/>
              </w:rPr>
              <m:t>potential</m:t>
            </m:r>
          </m:sub>
        </m:sSub>
        <m:d>
          <m:dPr>
            <m:ctrlPr>
              <w:rPr>
                <w:rFonts w:ascii="Cambria Math" w:hAnsi="Cambria Math"/>
                <w:i/>
              </w:rPr>
            </m:ctrlPr>
          </m:dPr>
          <m:e>
            <m:r>
              <w:rPr>
                <w:rFonts w:ascii="Cambria Math" w:hAnsi="Cambria Math"/>
              </w:rPr>
              <m:t>t</m:t>
            </m:r>
          </m:e>
        </m:d>
      </m:oMath>
      <w:r>
        <w:t xml:space="preserve"> by exploiting the minimum-of-two relationship implied by the observation process, </w:t>
      </w:r>
      <m:oMath>
        <m:sSub>
          <m:sSubPr>
            <m:ctrlPr>
              <w:rPr>
                <w:rFonts w:ascii="Cambria Math" w:hAnsi="Cambria Math"/>
                <w:i/>
              </w:rPr>
            </m:ctrlPr>
          </m:sSubPr>
          <m:e>
            <m:r>
              <w:rPr>
                <w:rFonts w:ascii="Cambria Math" w:hAnsi="Cambria Math"/>
              </w:rPr>
              <m:t>F</m:t>
            </m:r>
          </m:e>
          <m:sub>
            <m:r>
              <w:rPr>
                <w:rFonts w:ascii="Cambria Math" w:hAnsi="Cambria Math"/>
              </w:rPr>
              <m:t>obs</m:t>
            </m:r>
          </m:sub>
        </m:sSub>
        <m:d>
          <m:dPr>
            <m:ctrlPr>
              <w:rPr>
                <w:rFonts w:ascii="Cambria Math" w:hAnsi="Cambria Math"/>
                <w:i/>
              </w:rPr>
            </m:ctrlPr>
          </m:dPr>
          <m:e>
            <m:r>
              <w:rPr>
                <w:rFonts w:ascii="Cambria Math" w:hAnsi="Cambria Math"/>
              </w:rPr>
              <m:t>t</m:t>
            </m:r>
          </m:e>
        </m:d>
        <m:r>
          <w:rPr>
            <w:rFonts w:ascii="Cambria Math" w:hAnsi="Cambria Math"/>
          </w:rPr>
          <m:t>=1</m:t>
        </m:r>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1</m:t>
                </m:r>
                <m:r>
                  <w:rPr>
                    <w:rFonts w:ascii="Cambria Math" w:hAnsi="Cambria Math" w:hint="eastAsia"/>
                  </w:rPr>
                  <m:t>-</m:t>
                </m:r>
                <m:sSub>
                  <m:sSubPr>
                    <m:ctrlPr>
                      <w:rPr>
                        <w:rFonts w:ascii="Cambria Math" w:hAnsi="Cambria Math"/>
                        <w:i/>
                      </w:rPr>
                    </m:ctrlPr>
                  </m:sSubPr>
                  <m:e>
                    <m:r>
                      <w:rPr>
                        <w:rFonts w:ascii="Cambria Math" w:hAnsi="Cambria Math"/>
                      </w:rPr>
                      <m:t>F</m:t>
                    </m:r>
                  </m:e>
                  <m:sub>
                    <m:r>
                      <w:rPr>
                        <w:rFonts w:ascii="Cambria Math" w:hAnsi="Cambria Math"/>
                      </w:rPr>
                      <m:t>potential</m:t>
                    </m:r>
                  </m:sub>
                </m:sSub>
                <m:d>
                  <m:dPr>
                    <m:ctrlPr>
                      <w:rPr>
                        <w:rFonts w:ascii="Cambria Math" w:hAnsi="Cambria Math"/>
                        <w:i/>
                      </w:rPr>
                    </m:ctrlPr>
                  </m:dPr>
                  <m:e>
                    <m:r>
                      <w:rPr>
                        <w:rFonts w:ascii="Cambria Math" w:hAnsi="Cambria Math"/>
                      </w:rPr>
                      <m:t>t</m:t>
                    </m:r>
                  </m:e>
                </m:d>
              </m:e>
            </m:d>
          </m:e>
          <m:sup>
            <m:r>
              <w:rPr>
                <w:rFonts w:ascii="Cambria Math" w:hAnsi="Cambria Math"/>
              </w:rPr>
              <m:t>2</m:t>
            </m:r>
          </m:sup>
        </m:sSup>
      </m:oMath>
      <w:r>
        <w:t xml:space="preserve">, and inverting it to obtain </w:t>
      </w:r>
      <m:oMath>
        <m:sSub>
          <m:sSubPr>
            <m:ctrlPr>
              <w:rPr>
                <w:rFonts w:ascii="Cambria Math" w:hAnsi="Cambria Math"/>
                <w:i/>
              </w:rPr>
            </m:ctrlPr>
          </m:sSubPr>
          <m:e>
            <m:r>
              <w:rPr>
                <w:rFonts w:ascii="Cambria Math" w:hAnsi="Cambria Math"/>
              </w:rPr>
              <m:t>F</m:t>
            </m:r>
          </m:e>
          <m:sub>
            <m:r>
              <w:rPr>
                <w:rFonts w:ascii="Cambria Math" w:hAnsi="Cambria Math"/>
              </w:rPr>
              <m:t>potential</m:t>
            </m:r>
          </m:sub>
        </m:sSub>
        <m:d>
          <m:dPr>
            <m:ctrlPr>
              <w:rPr>
                <w:rFonts w:ascii="Cambria Math" w:hAnsi="Cambria Math"/>
                <w:i/>
              </w:rPr>
            </m:ctrlPr>
          </m:dPr>
          <m:e>
            <m:r>
              <w:rPr>
                <w:rFonts w:ascii="Cambria Math" w:hAnsi="Cambria Math"/>
              </w:rPr>
              <m:t>t</m:t>
            </m:r>
          </m:e>
        </m:d>
        <m:r>
          <w:rPr>
            <w:rFonts w:ascii="Cambria Math" w:hAnsi="Cambria Math"/>
          </w:rPr>
          <m:t>=1</m:t>
        </m:r>
        <m:r>
          <w:rPr>
            <w:rFonts w:ascii="Cambria Math" w:hAnsi="Cambria Math" w:hint="eastAsia"/>
          </w:rPr>
          <m:t>-</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obs</m:t>
                </m:r>
              </m:sub>
            </m:sSub>
            <m:d>
              <m:dPr>
                <m:ctrlPr>
                  <w:rPr>
                    <w:rFonts w:ascii="Cambria Math" w:hAnsi="Cambria Math"/>
                    <w:i/>
                  </w:rPr>
                </m:ctrlPr>
              </m:dPr>
              <m:e>
                <m:r>
                  <w:rPr>
                    <w:rFonts w:ascii="Cambria Math" w:hAnsi="Cambria Math"/>
                  </w:rPr>
                  <m:t>t</m:t>
                </m:r>
              </m:e>
            </m:d>
          </m:e>
        </m:rad>
      </m:oMath>
      <w:r>
        <w:t>. This yields the reconstructed distribution of decision times that we would have observed if all participants had decided as endogenous first movers.</w:t>
      </w:r>
    </w:p>
    <w:p w14:paraId="5194E00D" w14:textId="2CDCCA1A" w:rsidR="00637A64" w:rsidRPr="00F72DC9" w:rsidDel="0084400A" w:rsidRDefault="00637A64" w:rsidP="00637A64">
      <w:pPr>
        <w:rPr>
          <w:del w:id="1495" w:author="Ryutaro Mori" w:date="2026-04-02T01:14:00Z" w16du:dateUtc="2026-04-01T16:14:00Z"/>
        </w:rPr>
      </w:pPr>
      <w:r>
        <w:lastRenderedPageBreak/>
        <w:t xml:space="preserve">Finally, we estimate the contents (i.e., whether it is cooperation or defection) of these potential decisions by integrating the observed cooperation rate conditioned on decision time </w:t>
      </w:r>
      <m:oMath>
        <m:r>
          <w:rPr>
            <w:rFonts w:ascii="Cambria Math" w:hAnsi="Cambria Math"/>
          </w:rPr>
          <m:t>p</m:t>
        </m:r>
        <m:d>
          <m:dPr>
            <m:sepChr m:val="∣"/>
            <m:ctrlPr>
              <w:rPr>
                <w:rFonts w:ascii="Cambria Math" w:hAnsi="Cambria Math"/>
                <w:i/>
              </w:rPr>
            </m:ctrlPr>
          </m:dPr>
          <m:e>
            <m:r>
              <w:rPr>
                <w:rFonts w:ascii="Cambria Math" w:hAnsi="Cambria Math"/>
              </w:rPr>
              <m:t>C</m:t>
            </m:r>
            <m:ctrlPr>
              <w:rPr>
                <w:rFonts w:ascii="Cambria Math" w:hAnsi="Cambria Math" w:cs="Cambria Math"/>
                <w:i/>
              </w:rPr>
            </m:ctrlPr>
          </m:e>
          <m:e>
            <m:r>
              <w:rPr>
                <w:rFonts w:ascii="Cambria Math" w:hAnsi="Cambria Math"/>
              </w:rPr>
              <m:t>t</m:t>
            </m:r>
          </m:e>
        </m:d>
      </m:oMath>
      <w:r>
        <w:t xml:space="preserve"> with respect to the reconstructed distribution </w:t>
      </w:r>
      <m:oMath>
        <m:sSub>
          <m:sSubPr>
            <m:ctrlPr>
              <w:rPr>
                <w:rFonts w:ascii="Cambria Math" w:hAnsi="Cambria Math"/>
                <w:i/>
              </w:rPr>
            </m:ctrlPr>
          </m:sSubPr>
          <m:e>
            <m:r>
              <w:rPr>
                <w:rFonts w:ascii="Cambria Math" w:hAnsi="Cambria Math"/>
              </w:rPr>
              <m:t>F</m:t>
            </m:r>
          </m:e>
          <m:sub>
            <m:r>
              <w:rPr>
                <w:rFonts w:ascii="Cambria Math" w:hAnsi="Cambria Math"/>
              </w:rPr>
              <m:t>potential</m:t>
            </m:r>
          </m:sub>
        </m:sSub>
        <m:d>
          <m:dPr>
            <m:ctrlPr>
              <w:rPr>
                <w:rFonts w:ascii="Cambria Math" w:hAnsi="Cambria Math"/>
                <w:i/>
              </w:rPr>
            </m:ctrlPr>
          </m:dPr>
          <m:e>
            <m:r>
              <w:rPr>
                <w:rFonts w:ascii="Cambria Math" w:hAnsi="Cambria Math"/>
              </w:rPr>
              <m:t>t</m:t>
            </m:r>
          </m:e>
        </m:d>
      </m:oMath>
      <w:ins w:id="1496" w:author="Ryutaro Mori" w:date="2026-03-30T19:33:00Z" w16du:dateUtc="2026-03-30T10:33:00Z">
        <w:r w:rsidR="006940F2">
          <w:t xml:space="preserve"> (or its derivative)</w:t>
        </w:r>
      </w:ins>
      <w:r>
        <w:t xml:space="preserve">. This is justified because </w:t>
      </w:r>
      <m:oMath>
        <m:r>
          <w:rPr>
            <w:rFonts w:ascii="Cambria Math" w:hAnsi="Cambria Math"/>
          </w:rPr>
          <m:t>p</m:t>
        </m:r>
        <m:d>
          <m:dPr>
            <m:sepChr m:val="∣"/>
            <m:ctrlPr>
              <w:rPr>
                <w:rFonts w:ascii="Cambria Math" w:hAnsi="Cambria Math"/>
                <w:i/>
              </w:rPr>
            </m:ctrlPr>
          </m:dPr>
          <m:e>
            <m:r>
              <w:rPr>
                <w:rFonts w:ascii="Cambria Math" w:hAnsi="Cambria Math"/>
              </w:rPr>
              <m:t>C</m:t>
            </m:r>
            <m:ctrlPr>
              <w:rPr>
                <w:rFonts w:ascii="Cambria Math" w:hAnsi="Cambria Math" w:cs="Cambria Math"/>
                <w:i/>
              </w:rPr>
            </m:ctrlPr>
          </m:e>
          <m:e>
            <m:r>
              <w:rPr>
                <w:rFonts w:ascii="Cambria Math" w:hAnsi="Cambria Math"/>
              </w:rPr>
              <m:t>t</m:t>
            </m:r>
          </m:e>
        </m:d>
      </m:oMath>
      <w:r>
        <w:t xml:space="preserve"> is independent of the observation process that determines which player becomes the observed first mover, which depends only on relative decision timing within the pair.</w:t>
      </w:r>
      <w:r w:rsidR="00DE244A">
        <w:t xml:space="preserve"> See Fig. 3C for the r</w:t>
      </w:r>
      <w:r w:rsidR="00DE244A" w:rsidRPr="00DE244A">
        <w:t>ecovered potential decision-time distribution of voluntary first-mover decisions in RT</w:t>
      </w:r>
    </w:p>
    <w:p w14:paraId="44117CD4" w14:textId="59C2D54D" w:rsidR="00C5680C" w:rsidDel="0084400A" w:rsidRDefault="00C5680C">
      <w:pPr>
        <w:ind w:firstLine="0"/>
        <w:rPr>
          <w:del w:id="1497" w:author="Ryutaro Mori" w:date="2026-04-02T01:13:00Z" w16du:dateUtc="2026-04-01T16:13:00Z"/>
          <w:b/>
          <w:bCs/>
        </w:rPr>
      </w:pPr>
      <w:commentRangeStart w:id="1498"/>
      <w:commentRangeStart w:id="1499"/>
      <w:del w:id="1500" w:author="Ryutaro Mori" w:date="2026-04-02T01:13:00Z" w16du:dateUtc="2026-04-01T16:13:00Z">
        <w:r w:rsidRPr="00CD2944" w:rsidDel="0084400A">
          <w:rPr>
            <w:b/>
            <w:bCs/>
          </w:rPr>
          <w:delText>Game-theoretic analysis</w:delText>
        </w:r>
        <w:commentRangeEnd w:id="1498"/>
        <w:r w:rsidR="0084400A" w:rsidDel="0084400A">
          <w:rPr>
            <w:rStyle w:val="a6"/>
            <w:b/>
            <w:bCs/>
            <w:sz w:val="20"/>
            <w:szCs w:val="24"/>
          </w:rPr>
          <w:commentReference w:id="1498"/>
        </w:r>
        <w:commentRangeEnd w:id="1499"/>
        <w:r w:rsidR="00477C17" w:rsidDel="0084400A">
          <w:rPr>
            <w:rStyle w:val="a6"/>
            <w:b/>
            <w:bCs/>
            <w:sz w:val="20"/>
            <w:szCs w:val="24"/>
          </w:rPr>
          <w:commentReference w:id="1499"/>
        </w:r>
      </w:del>
    </w:p>
    <w:p w14:paraId="663589A8" w14:textId="406153AE" w:rsidR="005C548E" w:rsidDel="0084400A" w:rsidRDefault="00E07B36">
      <w:pPr>
        <w:ind w:firstLine="0"/>
        <w:rPr>
          <w:del w:id="1501" w:author="Ryutaro Mori" w:date="2026-04-02T01:13:00Z" w16du:dateUtc="2026-04-01T16:13:00Z"/>
        </w:rPr>
      </w:pPr>
      <w:commentRangeStart w:id="1502"/>
      <w:del w:id="1503" w:author="Ryutaro Mori" w:date="2026-04-02T01:13:00Z" w16du:dateUtc="2026-04-01T16:13:00Z">
        <w:r w:rsidDel="0084400A">
          <w:delText>Our goal is to build a model that captures strategic concerns that are specific to real-time interactions. For this, we compare behavior under an exogenously assigned sequential order with behavior under an endogenous order that incorporates the strategic option to delay commitment, and we analyze how this endogeneity changes cooperation in a one-shot Prisoner</w:delText>
        </w:r>
        <w:r w:rsidR="001B368B" w:rsidDel="0084400A">
          <w:delText>’</w:delText>
        </w:r>
        <w:r w:rsidDel="0084400A">
          <w:delText>s Dilemma when players can be reciprocal rather than purely self-interested.</w:delText>
        </w:r>
      </w:del>
    </w:p>
    <w:p w14:paraId="72A7E92F" w14:textId="0F03C302" w:rsidR="005C548E" w:rsidDel="0084400A" w:rsidRDefault="005C548E">
      <w:pPr>
        <w:ind w:firstLine="0"/>
        <w:rPr>
          <w:del w:id="1504" w:author="Ryutaro Mori" w:date="2026-04-02T01:13:00Z" w16du:dateUtc="2026-04-01T16:13:00Z"/>
        </w:rPr>
        <w:pPrChange w:id="1505" w:author="Ryutaro Mori" w:date="2026-04-02T01:13:00Z" w16du:dateUtc="2026-04-01T16:13:00Z">
          <w:pPr/>
        </w:pPrChange>
      </w:pPr>
      <w:del w:id="1506" w:author="Ryutaro Mori" w:date="2026-04-02T01:13:00Z" w16du:dateUtc="2026-04-01T16:13:00Z">
        <w:r w:rsidDel="0084400A">
          <w:delText>Specifically, w</w:delText>
        </w:r>
        <w:r w:rsidR="00E07B36" w:rsidDel="0084400A">
          <w:delText>e study a two-player PD under two time structures. In the exogenous sequence game, Player 1 moves first and Player 2 responds after observing the first mover</w:delText>
        </w:r>
        <w:r w:rsidR="001B368B" w:rsidDel="0084400A">
          <w:delText>’</w:delText>
        </w:r>
        <w:r w:rsidR="00E07B36" w:rsidDel="0084400A">
          <w:delText xml:space="preserve">s action. In the endogenous sequence game, which we use as a two-stage approximation of real-time PD, both players first choose among Cooperate, Defect, and Wait. </w:delText>
        </w:r>
        <w:commentRangeStart w:id="1507"/>
        <w:r w:rsidR="00E07B36" w:rsidDel="0084400A">
          <w:delText>Any player who chooses Wait in Stage 1 chooses Cooperate or Defect in Stage 2 after observing the partner</w:delText>
        </w:r>
        <w:r w:rsidR="001B368B" w:rsidDel="0084400A">
          <w:delText>’</w:delText>
        </w:r>
        <w:r w:rsidR="00E07B36" w:rsidDel="0084400A">
          <w:delText>s Stage 1 decision, if any.</w:delText>
        </w:r>
        <w:commentRangeEnd w:id="1507"/>
        <w:r w:rsidR="0084400A" w:rsidDel="0084400A">
          <w:rPr>
            <w:rStyle w:val="a6"/>
            <w:sz w:val="20"/>
            <w:szCs w:val="24"/>
          </w:rPr>
          <w:commentReference w:id="1507"/>
        </w:r>
      </w:del>
    </w:p>
    <w:p w14:paraId="59AC30A9" w14:textId="1C5499CE" w:rsidR="005C548E" w:rsidDel="0084400A" w:rsidRDefault="005C548E">
      <w:pPr>
        <w:ind w:firstLine="0"/>
        <w:rPr>
          <w:del w:id="1508" w:author="Ryutaro Mori" w:date="2026-04-02T01:13:00Z" w16du:dateUtc="2026-04-01T16:13:00Z"/>
        </w:rPr>
        <w:pPrChange w:id="1509" w:author="Ryutaro Mori" w:date="2026-04-02T01:13:00Z" w16du:dateUtc="2026-04-01T16:13:00Z">
          <w:pPr/>
        </w:pPrChange>
      </w:pPr>
      <w:del w:id="1510" w:author="Ryutaro Mori" w:date="2026-04-02T01:13:00Z" w16du:dateUtc="2026-04-01T16:13:00Z">
        <w:r w:rsidDel="0084400A">
          <w:delText>Importantly, a</w:delText>
        </w:r>
        <w:r w:rsidR="00E07B36" w:rsidDel="0084400A">
          <w:delText xml:space="preserve"> purely self-interested benchmark predicts universal defection in both time structures, which is inconsistent with the cooperative and reciprocal patterns observed in our experiment. We therefore assume that players have other-regarding preferences captured by a </w:delText>
        </w:r>
        <w:commentRangeStart w:id="1511"/>
        <w:r w:rsidR="00E07B36" w:rsidDel="0084400A">
          <w:delText>single reciprocity type</w:delText>
        </w:r>
        <w:commentRangeEnd w:id="1511"/>
        <w:r w:rsidR="0084400A" w:rsidDel="0084400A">
          <w:rPr>
            <w:rStyle w:val="a6"/>
            <w:sz w:val="20"/>
            <w:szCs w:val="24"/>
          </w:rPr>
          <w:commentReference w:id="1511"/>
        </w:r>
        <w:r w:rsidR="00E07B36" w:rsidDel="0084400A">
          <w:delText>, which increases the weight placed on the partner</w:delText>
        </w:r>
        <w:r w:rsidR="001B368B" w:rsidDel="0084400A">
          <w:delText>’</w:delText>
        </w:r>
        <w:r w:rsidR="00E07B36" w:rsidDel="0084400A">
          <w:delText>s payoff following the partner</w:delText>
        </w:r>
        <w:r w:rsidR="001B368B" w:rsidDel="0084400A">
          <w:delText>’</w:delText>
        </w:r>
        <w:r w:rsidR="00E07B36" w:rsidDel="0084400A">
          <w:delText>s cooperative action. We analyze two variants. In the outcome-based variant, this weight depends only on realized outcomes. In the belief-based variant, it is additionally scaled by beliefs about the partner</w:delText>
        </w:r>
        <w:r w:rsidR="001B368B" w:rsidDel="0084400A">
          <w:delText>’</w:delText>
        </w:r>
        <w:r w:rsidR="00E07B36" w:rsidDel="0084400A">
          <w:delText xml:space="preserve">s reciprocity type. </w:delText>
        </w:r>
        <w:commentRangeStart w:id="1512"/>
        <w:r w:rsidR="00E07B36" w:rsidDel="0084400A">
          <w:delText>For tractability and comparability across time structures, we focus on cutoff equilibria in which cooperation and reciprocation are characterized by type thresholds.</w:delText>
        </w:r>
        <w:commentRangeEnd w:id="1512"/>
        <w:r w:rsidR="0084400A" w:rsidDel="0084400A">
          <w:rPr>
            <w:rStyle w:val="a6"/>
            <w:sz w:val="20"/>
            <w:szCs w:val="24"/>
          </w:rPr>
          <w:commentReference w:id="1512"/>
        </w:r>
      </w:del>
    </w:p>
    <w:p w14:paraId="557EB99F" w14:textId="14BEF491" w:rsidR="000F483B" w:rsidRDefault="000F483B" w:rsidP="0084400A">
      <w:del w:id="1513" w:author="Ryutaro Mori" w:date="2026-04-02T01:13:00Z" w16du:dateUtc="2026-04-01T16:13:00Z">
        <w:r w:rsidRPr="000F483B" w:rsidDel="0084400A">
          <w:delText>Full derivations are provided in the Supplementary Information, but the analysis yields three main results. First, in the endogenous-order game, choosing Defect in Stage 1 is weakly dominated by choosing Wait, because waiting preserves the option to defect later while maintaining the possibility of responding after observing the partner</w:delText>
        </w:r>
        <w:r w:rsidR="001B368B" w:rsidDel="0084400A">
          <w:delText>’</w:delText>
        </w:r>
        <w:r w:rsidRPr="000F483B" w:rsidDel="0084400A">
          <w:delText xml:space="preserve">s </w:delText>
        </w:r>
        <w:r w:rsidDel="0084400A">
          <w:delText>cooperation</w:delText>
        </w:r>
        <w:r w:rsidRPr="000F483B" w:rsidDel="0084400A">
          <w:delText>. Second, under belief-based reciprocity, endogenous order makes initiating cooperation harder, in that the cooperation cutoff for first-stage movers increases, but it makes reciprocation easier, because first-stage cooperation becomes more selective and therefore more informative about the partner</w:delText>
        </w:r>
        <w:r w:rsidR="001B368B" w:rsidDel="0084400A">
          <w:delText>’</w:delText>
        </w:r>
        <w:r w:rsidRPr="000F483B" w:rsidDel="0084400A">
          <w:delText>s type. Third, this harder-to-initiate yet easier-to-reciprocate pattern under endogenous move order does not arise under outcome-based reciprocity, where reciprocation is no easier under endogenous order even though initiating cooperation remains hard</w:delText>
        </w:r>
        <w:r w:rsidDel="0084400A">
          <w:delText>e</w:delText>
        </w:r>
        <w:r w:rsidRPr="000F483B" w:rsidDel="0084400A">
          <w:rPr>
            <w:rFonts w:hint="eastAsia"/>
          </w:rPr>
          <w:delText>r</w:delText>
        </w:r>
        <w:r w:rsidRPr="000F483B" w:rsidDel="0084400A">
          <w:delText>.</w:delText>
        </w:r>
        <w:commentRangeEnd w:id="1502"/>
        <w:r w:rsidR="0084400A" w:rsidDel="0084400A">
          <w:rPr>
            <w:rStyle w:val="a6"/>
            <w:sz w:val="20"/>
            <w:szCs w:val="24"/>
          </w:rPr>
          <w:commentReference w:id="1502"/>
        </w:r>
      </w:del>
    </w:p>
    <w:p w14:paraId="0E1A9D8C" w14:textId="77777777" w:rsidR="00401DEF" w:rsidRDefault="00401DEF">
      <w:pPr>
        <w:widowControl/>
        <w:spacing w:after="0"/>
        <w:ind w:firstLine="0"/>
        <w:jc w:val="left"/>
        <w:rPr>
          <w:rFonts w:eastAsia="Times New Roman"/>
          <w:b/>
          <w:bCs/>
          <w:kern w:val="36"/>
          <w:sz w:val="36"/>
          <w:szCs w:val="52"/>
        </w:rPr>
      </w:pPr>
      <w:r>
        <w:br w:type="page"/>
      </w:r>
    </w:p>
    <w:p w14:paraId="24EB0B35" w14:textId="7ABBC8D0" w:rsidR="00A00604" w:rsidRDefault="008C4FA6" w:rsidP="00643EBC">
      <w:pPr>
        <w:pStyle w:val="1"/>
      </w:pPr>
      <w:r>
        <w:lastRenderedPageBreak/>
        <w:t>Reference</w:t>
      </w:r>
    </w:p>
    <w:p w14:paraId="423C79C5" w14:textId="0128C028" w:rsidR="009A1CD1" w:rsidRDefault="00A00604" w:rsidP="00643EBC">
      <w:pPr>
        <w:pStyle w:val="a3"/>
        <w:numPr>
          <w:ilvl w:val="0"/>
          <w:numId w:val="3"/>
        </w:numPr>
        <w:spacing w:after="0"/>
        <w:ind w:leftChars="0"/>
        <w:rPr>
          <w:ins w:id="1514" w:author="Ryutaro Mori" w:date="2026-04-01T23:31:00Z" w16du:dateUtc="2026-04-01T14:31:00Z"/>
          <w:noProof/>
        </w:rPr>
      </w:pPr>
      <w:r>
        <w:fldChar w:fldCharType="begin" w:fldLock="1"/>
      </w:r>
      <w:ins w:id="1515" w:author="Ryutaro Mori" w:date="2026-04-01T23:31:00Z" w16du:dateUtc="2026-04-01T14:31:00Z">
        <w:r w:rsidR="009A1CD1">
          <w:instrText>ADDIN paperpile_bibliography &lt;pp-bibliography&gt;&lt;first-reference-indices&gt;&lt;formatting&gt;1&lt;/formatting&gt;&lt;space-after&gt;1&lt;/space-after&gt;&lt;/first-reference-indices&gt;&lt;/pp-bibliography&gt; \* MERGEFORMAT</w:instrText>
        </w:r>
      </w:ins>
      <w:del w:id="1516" w:author="Ryutaro Mori" w:date="2026-03-11T16:40:00Z" w16du:dateUtc="2026-03-11T07:40:00Z">
        <w:r w:rsidR="00A54F80" w:rsidDel="00465696">
          <w:delInstrText>ADDIN paperpile_bibliography &lt;pp-bibliography&gt;&lt;first-reference-indices&gt;&lt;formatting&gt;1&lt;/formatting&gt;&lt;space-after&gt;1&lt;/space-after&gt;&lt;/first-reference-indices&gt;&lt;/pp-bibliography&gt; \* MERGEFORMAT</w:delInstrText>
        </w:r>
      </w:del>
      <w:r>
        <w:fldChar w:fldCharType="separate"/>
      </w:r>
      <w:ins w:id="1517" w:author="Ryutaro Mori" w:date="2026-04-01T23:31:00Z" w16du:dateUtc="2026-04-01T14:31:00Z">
        <w:r w:rsidR="009A1CD1">
          <w:rPr>
            <w:noProof/>
          </w:rPr>
          <w:t xml:space="preserve">Abe, K., Kobayashi, H., &amp; Suehiro, H. (2014). Leadership in the prisoner’s dilemma with inequity-averse preferences. </w:t>
        </w:r>
        <w:r w:rsidR="009A1CD1" w:rsidRPr="009A1CD1">
          <w:rPr>
            <w:i/>
            <w:noProof/>
            <w:rPrChange w:id="1518" w:author="Ryutaro Mori" w:date="2026-04-01T23:31:00Z" w16du:dateUtc="2026-04-01T14:31:00Z">
              <w:rPr>
                <w:noProof/>
              </w:rPr>
            </w:rPrChange>
          </w:rPr>
          <w:t>Discussion Papers</w:t>
        </w:r>
        <w:r w:rsidR="009A1CD1">
          <w:rPr>
            <w:noProof/>
          </w:rPr>
          <w:t>. https://ideas.repec.org//p/kbb/dpaper/2014-09.html</w:t>
        </w:r>
      </w:ins>
    </w:p>
    <w:p w14:paraId="0B57E059" w14:textId="77777777" w:rsidR="009A1CD1" w:rsidRDefault="009A1CD1" w:rsidP="00643EBC">
      <w:pPr>
        <w:pStyle w:val="a3"/>
        <w:numPr>
          <w:ilvl w:val="0"/>
          <w:numId w:val="3"/>
        </w:numPr>
        <w:spacing w:after="0"/>
        <w:ind w:leftChars="0"/>
        <w:rPr>
          <w:ins w:id="1519" w:author="Ryutaro Mori" w:date="2026-04-01T23:31:00Z" w16du:dateUtc="2026-04-01T14:31:00Z"/>
          <w:noProof/>
        </w:rPr>
      </w:pPr>
      <w:ins w:id="1520" w:author="Ryutaro Mori" w:date="2026-04-01T23:31:00Z" w16du:dateUtc="2026-04-01T14:31:00Z">
        <w:r>
          <w:rPr>
            <w:noProof/>
          </w:rPr>
          <w:t xml:space="preserve">Arbak, E., &amp; Villeval, M.-C. (2013). Voluntary leadership: motivation and influence. </w:t>
        </w:r>
        <w:r w:rsidRPr="009A1CD1">
          <w:rPr>
            <w:i/>
            <w:noProof/>
            <w:rPrChange w:id="1521" w:author="Ryutaro Mori" w:date="2026-04-01T23:31:00Z" w16du:dateUtc="2026-04-01T14:31:00Z">
              <w:rPr>
                <w:noProof/>
              </w:rPr>
            </w:rPrChange>
          </w:rPr>
          <w:t>Social Choice and Welfare</w:t>
        </w:r>
        <w:r>
          <w:rPr>
            <w:noProof/>
          </w:rPr>
          <w:t xml:space="preserve">, </w:t>
        </w:r>
        <w:r w:rsidRPr="009A1CD1">
          <w:rPr>
            <w:i/>
            <w:noProof/>
            <w:rPrChange w:id="1522" w:author="Ryutaro Mori" w:date="2026-04-01T23:31:00Z" w16du:dateUtc="2026-04-01T14:31:00Z">
              <w:rPr>
                <w:noProof/>
              </w:rPr>
            </w:rPrChange>
          </w:rPr>
          <w:t>40</w:t>
        </w:r>
        <w:r>
          <w:rPr>
            <w:noProof/>
          </w:rPr>
          <w:t>(3), 635–662.</w:t>
        </w:r>
      </w:ins>
    </w:p>
    <w:p w14:paraId="38B7E2FC" w14:textId="77777777" w:rsidR="009A1CD1" w:rsidRDefault="009A1CD1" w:rsidP="00643EBC">
      <w:pPr>
        <w:pStyle w:val="a3"/>
        <w:numPr>
          <w:ilvl w:val="0"/>
          <w:numId w:val="3"/>
        </w:numPr>
        <w:spacing w:after="0"/>
        <w:ind w:leftChars="0"/>
        <w:rPr>
          <w:ins w:id="1523" w:author="Ryutaro Mori" w:date="2026-04-01T23:31:00Z" w16du:dateUtc="2026-04-01T14:31:00Z"/>
          <w:noProof/>
        </w:rPr>
      </w:pPr>
      <w:ins w:id="1524" w:author="Ryutaro Mori" w:date="2026-04-01T23:31:00Z" w16du:dateUtc="2026-04-01T14:31:00Z">
        <w:r>
          <w:rPr>
            <w:noProof/>
          </w:rPr>
          <w:t xml:space="preserve">Armendariz, B., &amp; Morduch, J. (2010). </w:t>
        </w:r>
        <w:r w:rsidRPr="009A1CD1">
          <w:rPr>
            <w:i/>
            <w:noProof/>
            <w:rPrChange w:id="1525" w:author="Ryutaro Mori" w:date="2026-04-01T23:31:00Z" w16du:dateUtc="2026-04-01T14:31:00Z">
              <w:rPr>
                <w:noProof/>
              </w:rPr>
            </w:rPrChange>
          </w:rPr>
          <w:t>The economics of microfinance</w:t>
        </w:r>
        <w:r>
          <w:rPr>
            <w:noProof/>
          </w:rPr>
          <w:t xml:space="preserve"> (2nd ed.). MIT Press.</w:t>
        </w:r>
      </w:ins>
    </w:p>
    <w:p w14:paraId="2034B467" w14:textId="77777777" w:rsidR="009A1CD1" w:rsidRDefault="009A1CD1" w:rsidP="00643EBC">
      <w:pPr>
        <w:pStyle w:val="a3"/>
        <w:numPr>
          <w:ilvl w:val="0"/>
          <w:numId w:val="3"/>
        </w:numPr>
        <w:spacing w:after="0"/>
        <w:ind w:leftChars="0"/>
        <w:rPr>
          <w:ins w:id="1526" w:author="Ryutaro Mori" w:date="2026-04-01T23:31:00Z" w16du:dateUtc="2026-04-01T14:31:00Z"/>
          <w:noProof/>
        </w:rPr>
      </w:pPr>
      <w:ins w:id="1527" w:author="Ryutaro Mori" w:date="2026-04-01T23:31:00Z" w16du:dateUtc="2026-04-01T14:31:00Z">
        <w:r>
          <w:rPr>
            <w:noProof/>
          </w:rPr>
          <w:t xml:space="preserve">Bornstein, D. (2007). </w:t>
        </w:r>
        <w:r w:rsidRPr="009A1CD1">
          <w:rPr>
            <w:i/>
            <w:noProof/>
            <w:rPrChange w:id="1528" w:author="Ryutaro Mori" w:date="2026-04-01T23:31:00Z" w16du:dateUtc="2026-04-01T14:31:00Z">
              <w:rPr>
                <w:noProof/>
              </w:rPr>
            </w:rPrChange>
          </w:rPr>
          <w:t>How to change the world: Social entrepreneurs and the power of new ideas</w:t>
        </w:r>
        <w:r>
          <w:rPr>
            <w:noProof/>
          </w:rPr>
          <w:t xml:space="preserve"> (2nd ed.). Oxford University Press.</w:t>
        </w:r>
      </w:ins>
    </w:p>
    <w:p w14:paraId="2279112E" w14:textId="77777777" w:rsidR="009A1CD1" w:rsidRDefault="009A1CD1" w:rsidP="00643EBC">
      <w:pPr>
        <w:pStyle w:val="a3"/>
        <w:numPr>
          <w:ilvl w:val="0"/>
          <w:numId w:val="3"/>
        </w:numPr>
        <w:spacing w:after="0"/>
        <w:ind w:leftChars="0"/>
        <w:rPr>
          <w:ins w:id="1529" w:author="Ryutaro Mori" w:date="2026-04-01T23:31:00Z" w16du:dateUtc="2026-04-01T14:31:00Z"/>
          <w:noProof/>
        </w:rPr>
      </w:pPr>
      <w:ins w:id="1530" w:author="Ryutaro Mori" w:date="2026-04-01T23:31:00Z" w16du:dateUtc="2026-04-01T14:31:00Z">
        <w:r>
          <w:rPr>
            <w:noProof/>
          </w:rPr>
          <w:t xml:space="preserve">Bowles, S. (2016). </w:t>
        </w:r>
        <w:r w:rsidRPr="009A1CD1">
          <w:rPr>
            <w:i/>
            <w:noProof/>
            <w:rPrChange w:id="1531" w:author="Ryutaro Mori" w:date="2026-04-01T23:31:00Z" w16du:dateUtc="2026-04-01T14:31:00Z">
              <w:rPr>
                <w:noProof/>
              </w:rPr>
            </w:rPrChange>
          </w:rPr>
          <w:t>The moral economy: Why good incentives are no substitute for good citizens</w:t>
        </w:r>
        <w:r>
          <w:rPr>
            <w:noProof/>
          </w:rPr>
          <w:t>. Yale University Press.</w:t>
        </w:r>
      </w:ins>
    </w:p>
    <w:p w14:paraId="105FB010" w14:textId="77777777" w:rsidR="009A1CD1" w:rsidRDefault="009A1CD1" w:rsidP="00643EBC">
      <w:pPr>
        <w:pStyle w:val="a3"/>
        <w:numPr>
          <w:ilvl w:val="0"/>
          <w:numId w:val="3"/>
        </w:numPr>
        <w:spacing w:after="0"/>
        <w:ind w:leftChars="0"/>
        <w:rPr>
          <w:ins w:id="1532" w:author="Ryutaro Mori" w:date="2026-04-01T23:31:00Z" w16du:dateUtc="2026-04-01T14:31:00Z"/>
          <w:noProof/>
        </w:rPr>
      </w:pPr>
      <w:ins w:id="1533" w:author="Ryutaro Mori" w:date="2026-04-01T23:31:00Z" w16du:dateUtc="2026-04-01T14:31:00Z">
        <w:r>
          <w:rPr>
            <w:noProof/>
          </w:rPr>
          <w:t xml:space="preserve">Cartwright, E. (2018). A survey of belief-based guilt aversion in trust and dictator games. </w:t>
        </w:r>
        <w:r w:rsidRPr="009A1CD1">
          <w:rPr>
            <w:i/>
            <w:noProof/>
            <w:rPrChange w:id="1534" w:author="Ryutaro Mori" w:date="2026-04-01T23:31:00Z" w16du:dateUtc="2026-04-01T14:31:00Z">
              <w:rPr>
                <w:noProof/>
              </w:rPr>
            </w:rPrChange>
          </w:rPr>
          <w:t>Journal of Economic Behavior &amp; Organization</w:t>
        </w:r>
        <w:r>
          <w:rPr>
            <w:noProof/>
          </w:rPr>
          <w:t xml:space="preserve">, </w:t>
        </w:r>
        <w:r w:rsidRPr="009A1CD1">
          <w:rPr>
            <w:i/>
            <w:noProof/>
            <w:rPrChange w:id="1535" w:author="Ryutaro Mori" w:date="2026-04-01T23:31:00Z" w16du:dateUtc="2026-04-01T14:31:00Z">
              <w:rPr>
                <w:noProof/>
              </w:rPr>
            </w:rPrChange>
          </w:rPr>
          <w:t>167</w:t>
        </w:r>
        <w:r>
          <w:rPr>
            <w:noProof/>
          </w:rPr>
          <w:t>, 430–444.</w:t>
        </w:r>
      </w:ins>
    </w:p>
    <w:p w14:paraId="7DA02A73" w14:textId="77777777" w:rsidR="009A1CD1" w:rsidRDefault="009A1CD1" w:rsidP="00643EBC">
      <w:pPr>
        <w:pStyle w:val="a3"/>
        <w:numPr>
          <w:ilvl w:val="0"/>
          <w:numId w:val="3"/>
        </w:numPr>
        <w:spacing w:after="0"/>
        <w:ind w:leftChars="0"/>
        <w:rPr>
          <w:ins w:id="1536" w:author="Ryutaro Mori" w:date="2026-04-01T23:31:00Z" w16du:dateUtc="2026-04-01T14:31:00Z"/>
          <w:noProof/>
        </w:rPr>
      </w:pPr>
      <w:ins w:id="1537" w:author="Ryutaro Mori" w:date="2026-04-01T23:31:00Z" w16du:dateUtc="2026-04-01T14:31:00Z">
        <w:r>
          <w:rPr>
            <w:noProof/>
          </w:rPr>
          <w:t xml:space="preserve">Clark, K., &amp; Sefton, M. (2001). The sequential prisoner’s dilemma: Evidence on reciprocation. </w:t>
        </w:r>
        <w:r w:rsidRPr="009A1CD1">
          <w:rPr>
            <w:i/>
            <w:noProof/>
            <w:rPrChange w:id="1538" w:author="Ryutaro Mori" w:date="2026-04-01T23:31:00Z" w16du:dateUtc="2026-04-01T14:31:00Z">
              <w:rPr>
                <w:noProof/>
              </w:rPr>
            </w:rPrChange>
          </w:rPr>
          <w:t>Economic Journal (London, England)</w:t>
        </w:r>
        <w:r>
          <w:rPr>
            <w:noProof/>
          </w:rPr>
          <w:t xml:space="preserve">, </w:t>
        </w:r>
        <w:r w:rsidRPr="009A1CD1">
          <w:rPr>
            <w:i/>
            <w:noProof/>
            <w:rPrChange w:id="1539" w:author="Ryutaro Mori" w:date="2026-04-01T23:31:00Z" w16du:dateUtc="2026-04-01T14:31:00Z">
              <w:rPr>
                <w:noProof/>
              </w:rPr>
            </w:rPrChange>
          </w:rPr>
          <w:t>111</w:t>
        </w:r>
        <w:r>
          <w:rPr>
            <w:noProof/>
          </w:rPr>
          <w:t>(468), 51–68.</w:t>
        </w:r>
      </w:ins>
    </w:p>
    <w:p w14:paraId="3601BAD7" w14:textId="77777777" w:rsidR="009A1CD1" w:rsidRDefault="009A1CD1" w:rsidP="00643EBC">
      <w:pPr>
        <w:pStyle w:val="a3"/>
        <w:numPr>
          <w:ilvl w:val="0"/>
          <w:numId w:val="3"/>
        </w:numPr>
        <w:spacing w:after="0"/>
        <w:ind w:leftChars="0"/>
        <w:rPr>
          <w:ins w:id="1540" w:author="Ryutaro Mori" w:date="2026-04-01T23:31:00Z" w16du:dateUtc="2026-04-01T14:31:00Z"/>
          <w:noProof/>
        </w:rPr>
      </w:pPr>
      <w:ins w:id="1541" w:author="Ryutaro Mori" w:date="2026-04-01T23:31:00Z" w16du:dateUtc="2026-04-01T14:31:00Z">
        <w:r>
          <w:rPr>
            <w:noProof/>
          </w:rPr>
          <w:t xml:space="preserve">Duffy, J., Ochs, J., &amp; Vesterlund, L. (2007). Giving little by little: Dynamic voluntary contribution games. </w:t>
        </w:r>
        <w:r w:rsidRPr="009A1CD1">
          <w:rPr>
            <w:i/>
            <w:noProof/>
            <w:rPrChange w:id="1542" w:author="Ryutaro Mori" w:date="2026-04-01T23:31:00Z" w16du:dateUtc="2026-04-01T14:31:00Z">
              <w:rPr>
                <w:noProof/>
              </w:rPr>
            </w:rPrChange>
          </w:rPr>
          <w:t>Journal of Public Economics</w:t>
        </w:r>
        <w:r>
          <w:rPr>
            <w:noProof/>
          </w:rPr>
          <w:t xml:space="preserve">, </w:t>
        </w:r>
        <w:r w:rsidRPr="009A1CD1">
          <w:rPr>
            <w:i/>
            <w:noProof/>
            <w:rPrChange w:id="1543" w:author="Ryutaro Mori" w:date="2026-04-01T23:31:00Z" w16du:dateUtc="2026-04-01T14:31:00Z">
              <w:rPr>
                <w:noProof/>
              </w:rPr>
            </w:rPrChange>
          </w:rPr>
          <w:t>91</w:t>
        </w:r>
        <w:r>
          <w:rPr>
            <w:noProof/>
          </w:rPr>
          <w:t>(9), 1708–1730.</w:t>
        </w:r>
      </w:ins>
    </w:p>
    <w:p w14:paraId="1CB26462" w14:textId="77777777" w:rsidR="009A1CD1" w:rsidRDefault="009A1CD1" w:rsidP="00643EBC">
      <w:pPr>
        <w:pStyle w:val="a3"/>
        <w:numPr>
          <w:ilvl w:val="0"/>
          <w:numId w:val="3"/>
        </w:numPr>
        <w:spacing w:after="0"/>
        <w:ind w:leftChars="0"/>
        <w:rPr>
          <w:ins w:id="1544" w:author="Ryutaro Mori" w:date="2026-04-01T23:31:00Z" w16du:dateUtc="2026-04-01T14:31:00Z"/>
          <w:noProof/>
        </w:rPr>
      </w:pPr>
      <w:ins w:id="1545" w:author="Ryutaro Mori" w:date="2026-04-01T23:31:00Z" w16du:dateUtc="2026-04-01T14:31:00Z">
        <w:r>
          <w:rPr>
            <w:noProof/>
          </w:rPr>
          <w:t xml:space="preserve">Falkner, R. (2016). The Paris Agreement and the new logic of international climate politics. </w:t>
        </w:r>
        <w:r w:rsidRPr="009A1CD1">
          <w:rPr>
            <w:i/>
            <w:noProof/>
            <w:rPrChange w:id="1546" w:author="Ryutaro Mori" w:date="2026-04-01T23:31:00Z" w16du:dateUtc="2026-04-01T14:31:00Z">
              <w:rPr>
                <w:noProof/>
              </w:rPr>
            </w:rPrChange>
          </w:rPr>
          <w:t>International Affairs</w:t>
        </w:r>
        <w:r>
          <w:rPr>
            <w:noProof/>
          </w:rPr>
          <w:t xml:space="preserve">, </w:t>
        </w:r>
        <w:r w:rsidRPr="009A1CD1">
          <w:rPr>
            <w:i/>
            <w:noProof/>
            <w:rPrChange w:id="1547" w:author="Ryutaro Mori" w:date="2026-04-01T23:31:00Z" w16du:dateUtc="2026-04-01T14:31:00Z">
              <w:rPr>
                <w:noProof/>
              </w:rPr>
            </w:rPrChange>
          </w:rPr>
          <w:t>92</w:t>
        </w:r>
        <w:r>
          <w:rPr>
            <w:noProof/>
          </w:rPr>
          <w:t>(5), 1107–1125.</w:t>
        </w:r>
      </w:ins>
    </w:p>
    <w:p w14:paraId="462EB960" w14:textId="77777777" w:rsidR="009A1CD1" w:rsidRDefault="009A1CD1" w:rsidP="00643EBC">
      <w:pPr>
        <w:pStyle w:val="a3"/>
        <w:numPr>
          <w:ilvl w:val="0"/>
          <w:numId w:val="3"/>
        </w:numPr>
        <w:spacing w:after="0"/>
        <w:ind w:leftChars="0"/>
        <w:rPr>
          <w:ins w:id="1548" w:author="Ryutaro Mori" w:date="2026-04-01T23:31:00Z" w16du:dateUtc="2026-04-01T14:31:00Z"/>
          <w:noProof/>
        </w:rPr>
      </w:pPr>
      <w:ins w:id="1549" w:author="Ryutaro Mori" w:date="2026-04-01T23:31:00Z" w16du:dateUtc="2026-04-01T14:31:00Z">
        <w:r>
          <w:rPr>
            <w:noProof/>
          </w:rPr>
          <w:t xml:space="preserve">Fehr, E., &amp; Schmidt, K. M. (1999). A Theory of Fairness, Competition, and Cooperation. </w:t>
        </w:r>
        <w:r w:rsidRPr="009A1CD1">
          <w:rPr>
            <w:i/>
            <w:noProof/>
            <w:rPrChange w:id="1550" w:author="Ryutaro Mori" w:date="2026-04-01T23:31:00Z" w16du:dateUtc="2026-04-01T14:31:00Z">
              <w:rPr>
                <w:noProof/>
              </w:rPr>
            </w:rPrChange>
          </w:rPr>
          <w:t>The Quarterly Journal of Economics</w:t>
        </w:r>
        <w:r>
          <w:rPr>
            <w:noProof/>
          </w:rPr>
          <w:t xml:space="preserve">, </w:t>
        </w:r>
        <w:r w:rsidRPr="009A1CD1">
          <w:rPr>
            <w:i/>
            <w:noProof/>
            <w:rPrChange w:id="1551" w:author="Ryutaro Mori" w:date="2026-04-01T23:31:00Z" w16du:dateUtc="2026-04-01T14:31:00Z">
              <w:rPr>
                <w:noProof/>
              </w:rPr>
            </w:rPrChange>
          </w:rPr>
          <w:t>114</w:t>
        </w:r>
        <w:r>
          <w:rPr>
            <w:noProof/>
          </w:rPr>
          <w:t>(3), 817–868.</w:t>
        </w:r>
      </w:ins>
    </w:p>
    <w:p w14:paraId="195F00D8" w14:textId="77777777" w:rsidR="009A1CD1" w:rsidRDefault="009A1CD1" w:rsidP="00643EBC">
      <w:pPr>
        <w:pStyle w:val="a3"/>
        <w:numPr>
          <w:ilvl w:val="0"/>
          <w:numId w:val="3"/>
        </w:numPr>
        <w:spacing w:after="0"/>
        <w:ind w:leftChars="0"/>
        <w:rPr>
          <w:ins w:id="1552" w:author="Ryutaro Mori" w:date="2026-04-01T23:31:00Z" w16du:dateUtc="2026-04-01T14:31:00Z"/>
          <w:noProof/>
        </w:rPr>
      </w:pPr>
      <w:ins w:id="1553" w:author="Ryutaro Mori" w:date="2026-04-01T23:31:00Z" w16du:dateUtc="2026-04-01T14:31:00Z">
        <w:r>
          <w:rPr>
            <w:noProof/>
          </w:rPr>
          <w:t xml:space="preserve">Fischbacher, U., Gächter, S., &amp; Fehr, E. (2001). Are people conditionally cooperative? Evidence from a public goods experiment. </w:t>
        </w:r>
        <w:r w:rsidRPr="009A1CD1">
          <w:rPr>
            <w:i/>
            <w:noProof/>
            <w:rPrChange w:id="1554" w:author="Ryutaro Mori" w:date="2026-04-01T23:31:00Z" w16du:dateUtc="2026-04-01T14:31:00Z">
              <w:rPr>
                <w:noProof/>
              </w:rPr>
            </w:rPrChange>
          </w:rPr>
          <w:t>Economics Letters</w:t>
        </w:r>
        <w:r>
          <w:rPr>
            <w:noProof/>
          </w:rPr>
          <w:t xml:space="preserve">, </w:t>
        </w:r>
        <w:r w:rsidRPr="009A1CD1">
          <w:rPr>
            <w:i/>
            <w:noProof/>
            <w:rPrChange w:id="1555" w:author="Ryutaro Mori" w:date="2026-04-01T23:31:00Z" w16du:dateUtc="2026-04-01T14:31:00Z">
              <w:rPr>
                <w:noProof/>
              </w:rPr>
            </w:rPrChange>
          </w:rPr>
          <w:t>71</w:t>
        </w:r>
        <w:r>
          <w:rPr>
            <w:noProof/>
          </w:rPr>
          <w:t>(3), 397–404.</w:t>
        </w:r>
      </w:ins>
    </w:p>
    <w:p w14:paraId="39D860A6" w14:textId="77777777" w:rsidR="009A1CD1" w:rsidRDefault="009A1CD1" w:rsidP="00643EBC">
      <w:pPr>
        <w:pStyle w:val="a3"/>
        <w:numPr>
          <w:ilvl w:val="0"/>
          <w:numId w:val="3"/>
        </w:numPr>
        <w:spacing w:after="0"/>
        <w:ind w:leftChars="0"/>
        <w:rPr>
          <w:ins w:id="1556" w:author="Ryutaro Mori" w:date="2026-04-01T23:31:00Z" w16du:dateUtc="2026-04-01T14:31:00Z"/>
          <w:noProof/>
        </w:rPr>
      </w:pPr>
      <w:ins w:id="1557" w:author="Ryutaro Mori" w:date="2026-04-01T23:31:00Z" w16du:dateUtc="2026-04-01T14:31:00Z">
        <w:r>
          <w:rPr>
            <w:noProof/>
          </w:rPr>
          <w:t xml:space="preserve">Friedman, D., &amp; Oprea, R. (2012). A Continuous Dilemma. </w:t>
        </w:r>
        <w:r w:rsidRPr="009A1CD1">
          <w:rPr>
            <w:i/>
            <w:noProof/>
            <w:rPrChange w:id="1558" w:author="Ryutaro Mori" w:date="2026-04-01T23:31:00Z" w16du:dateUtc="2026-04-01T14:31:00Z">
              <w:rPr>
                <w:noProof/>
              </w:rPr>
            </w:rPrChange>
          </w:rPr>
          <w:t>The American Economic Review</w:t>
        </w:r>
        <w:r>
          <w:rPr>
            <w:noProof/>
          </w:rPr>
          <w:t xml:space="preserve">, </w:t>
        </w:r>
        <w:r w:rsidRPr="009A1CD1">
          <w:rPr>
            <w:i/>
            <w:noProof/>
            <w:rPrChange w:id="1559" w:author="Ryutaro Mori" w:date="2026-04-01T23:31:00Z" w16du:dateUtc="2026-04-01T14:31:00Z">
              <w:rPr>
                <w:noProof/>
              </w:rPr>
            </w:rPrChange>
          </w:rPr>
          <w:t>102</w:t>
        </w:r>
        <w:r>
          <w:rPr>
            <w:noProof/>
          </w:rPr>
          <w:t>(1), 337–363.</w:t>
        </w:r>
      </w:ins>
    </w:p>
    <w:p w14:paraId="6C3E5BB1" w14:textId="77777777" w:rsidR="009A1CD1" w:rsidRDefault="009A1CD1" w:rsidP="00643EBC">
      <w:pPr>
        <w:pStyle w:val="a3"/>
        <w:numPr>
          <w:ilvl w:val="0"/>
          <w:numId w:val="3"/>
        </w:numPr>
        <w:spacing w:after="0"/>
        <w:ind w:leftChars="0"/>
        <w:rPr>
          <w:ins w:id="1560" w:author="Ryutaro Mori" w:date="2026-04-01T23:31:00Z" w16du:dateUtc="2026-04-01T14:31:00Z"/>
          <w:noProof/>
        </w:rPr>
      </w:pPr>
      <w:ins w:id="1561" w:author="Ryutaro Mori" w:date="2026-04-01T23:31:00Z" w16du:dateUtc="2026-04-01T14:31:00Z">
        <w:r>
          <w:rPr>
            <w:noProof/>
          </w:rPr>
          <w:t xml:space="preserve">Gächter, S., &amp; Renner, E. (2018). Leaders as role models and ‘belief managers’ in social dilemmas. </w:t>
        </w:r>
        <w:r w:rsidRPr="009A1CD1">
          <w:rPr>
            <w:i/>
            <w:noProof/>
            <w:rPrChange w:id="1562" w:author="Ryutaro Mori" w:date="2026-04-01T23:31:00Z" w16du:dateUtc="2026-04-01T14:31:00Z">
              <w:rPr>
                <w:noProof/>
              </w:rPr>
            </w:rPrChange>
          </w:rPr>
          <w:t>Journal of Economic Behavior &amp; Organization</w:t>
        </w:r>
        <w:r>
          <w:rPr>
            <w:noProof/>
          </w:rPr>
          <w:t xml:space="preserve">, </w:t>
        </w:r>
        <w:r w:rsidRPr="009A1CD1">
          <w:rPr>
            <w:i/>
            <w:noProof/>
            <w:rPrChange w:id="1563" w:author="Ryutaro Mori" w:date="2026-04-01T23:31:00Z" w16du:dateUtc="2026-04-01T14:31:00Z">
              <w:rPr>
                <w:noProof/>
              </w:rPr>
            </w:rPrChange>
          </w:rPr>
          <w:t>154</w:t>
        </w:r>
        <w:r>
          <w:rPr>
            <w:noProof/>
          </w:rPr>
          <w:t>, 321–334.</w:t>
        </w:r>
      </w:ins>
    </w:p>
    <w:p w14:paraId="3F2B8291" w14:textId="77777777" w:rsidR="009A1CD1" w:rsidRDefault="009A1CD1" w:rsidP="00643EBC">
      <w:pPr>
        <w:pStyle w:val="a3"/>
        <w:numPr>
          <w:ilvl w:val="0"/>
          <w:numId w:val="3"/>
        </w:numPr>
        <w:spacing w:after="0"/>
        <w:ind w:leftChars="0"/>
        <w:rPr>
          <w:ins w:id="1564" w:author="Ryutaro Mori" w:date="2026-04-01T23:31:00Z" w16du:dateUtc="2026-04-01T14:31:00Z"/>
          <w:noProof/>
        </w:rPr>
      </w:pPr>
      <w:ins w:id="1565" w:author="Ryutaro Mori" w:date="2026-04-01T23:31:00Z" w16du:dateUtc="2026-04-01T14:31:00Z">
        <w:r>
          <w:rPr>
            <w:noProof/>
          </w:rPr>
          <w:t xml:space="preserve">Hale, T. (2020). Catalytic cooperation. </w:t>
        </w:r>
        <w:r w:rsidRPr="009A1CD1">
          <w:rPr>
            <w:i/>
            <w:noProof/>
            <w:rPrChange w:id="1566" w:author="Ryutaro Mori" w:date="2026-04-01T23:31:00Z" w16du:dateUtc="2026-04-01T14:31:00Z">
              <w:rPr>
                <w:noProof/>
              </w:rPr>
            </w:rPrChange>
          </w:rPr>
          <w:t>Global Environmental Politics</w:t>
        </w:r>
        <w:r>
          <w:rPr>
            <w:noProof/>
          </w:rPr>
          <w:t xml:space="preserve">, </w:t>
        </w:r>
        <w:r w:rsidRPr="009A1CD1">
          <w:rPr>
            <w:i/>
            <w:noProof/>
            <w:rPrChange w:id="1567" w:author="Ryutaro Mori" w:date="2026-04-01T23:31:00Z" w16du:dateUtc="2026-04-01T14:31:00Z">
              <w:rPr>
                <w:noProof/>
              </w:rPr>
            </w:rPrChange>
          </w:rPr>
          <w:t>20</w:t>
        </w:r>
        <w:r>
          <w:rPr>
            <w:noProof/>
          </w:rPr>
          <w:t>(4), 73–98.</w:t>
        </w:r>
      </w:ins>
    </w:p>
    <w:p w14:paraId="4B9274BE" w14:textId="77777777" w:rsidR="009A1CD1" w:rsidRDefault="009A1CD1" w:rsidP="00643EBC">
      <w:pPr>
        <w:pStyle w:val="a3"/>
        <w:numPr>
          <w:ilvl w:val="0"/>
          <w:numId w:val="3"/>
        </w:numPr>
        <w:spacing w:after="0"/>
        <w:ind w:leftChars="0"/>
        <w:rPr>
          <w:ins w:id="1568" w:author="Ryutaro Mori" w:date="2026-04-01T23:31:00Z" w16du:dateUtc="2026-04-01T14:31:00Z"/>
          <w:noProof/>
        </w:rPr>
      </w:pPr>
      <w:ins w:id="1569" w:author="Ryutaro Mori" w:date="2026-04-01T23:31:00Z" w16du:dateUtc="2026-04-01T14:31:00Z">
        <w:r>
          <w:rPr>
            <w:noProof/>
          </w:rPr>
          <w:t xml:space="preserve">Kollock, P. (1998). Social dilemmas: The anatomy of cooperation. </w:t>
        </w:r>
        <w:r w:rsidRPr="009A1CD1">
          <w:rPr>
            <w:i/>
            <w:noProof/>
            <w:rPrChange w:id="1570" w:author="Ryutaro Mori" w:date="2026-04-01T23:31:00Z" w16du:dateUtc="2026-04-01T14:31:00Z">
              <w:rPr>
                <w:noProof/>
              </w:rPr>
            </w:rPrChange>
          </w:rPr>
          <w:t>Annual Review of Sociology</w:t>
        </w:r>
        <w:r>
          <w:rPr>
            <w:noProof/>
          </w:rPr>
          <w:t xml:space="preserve">, </w:t>
        </w:r>
        <w:r w:rsidRPr="009A1CD1">
          <w:rPr>
            <w:i/>
            <w:noProof/>
            <w:rPrChange w:id="1571" w:author="Ryutaro Mori" w:date="2026-04-01T23:31:00Z" w16du:dateUtc="2026-04-01T14:31:00Z">
              <w:rPr>
                <w:noProof/>
              </w:rPr>
            </w:rPrChange>
          </w:rPr>
          <w:t>24</w:t>
        </w:r>
        <w:r>
          <w:rPr>
            <w:noProof/>
          </w:rPr>
          <w:t>(1), 183–214.</w:t>
        </w:r>
      </w:ins>
    </w:p>
    <w:p w14:paraId="43B109DC" w14:textId="77777777" w:rsidR="009A1CD1" w:rsidRDefault="009A1CD1" w:rsidP="00643EBC">
      <w:pPr>
        <w:pStyle w:val="a3"/>
        <w:numPr>
          <w:ilvl w:val="0"/>
          <w:numId w:val="3"/>
        </w:numPr>
        <w:spacing w:after="0"/>
        <w:ind w:leftChars="0"/>
        <w:rPr>
          <w:ins w:id="1572" w:author="Ryutaro Mori" w:date="2026-04-01T23:31:00Z" w16du:dateUtc="2026-04-01T14:31:00Z"/>
          <w:noProof/>
        </w:rPr>
      </w:pPr>
      <w:ins w:id="1573" w:author="Ryutaro Mori" w:date="2026-04-01T23:31:00Z" w16du:dateUtc="2026-04-01T14:31:00Z">
        <w:r>
          <w:rPr>
            <w:noProof/>
          </w:rPr>
          <w:t xml:space="preserve">Kosfeld, M. (2020). The role of leaders in inducing and maintaining cooperation: The CC strategy. </w:t>
        </w:r>
        <w:r w:rsidRPr="009A1CD1">
          <w:rPr>
            <w:i/>
            <w:noProof/>
            <w:rPrChange w:id="1574" w:author="Ryutaro Mori" w:date="2026-04-01T23:31:00Z" w16du:dateUtc="2026-04-01T14:31:00Z">
              <w:rPr>
                <w:noProof/>
              </w:rPr>
            </w:rPrChange>
          </w:rPr>
          <w:t>The Leadership Quarterly</w:t>
        </w:r>
        <w:r>
          <w:rPr>
            <w:noProof/>
          </w:rPr>
          <w:t xml:space="preserve">, </w:t>
        </w:r>
        <w:r w:rsidRPr="009A1CD1">
          <w:rPr>
            <w:i/>
            <w:noProof/>
            <w:rPrChange w:id="1575" w:author="Ryutaro Mori" w:date="2026-04-01T23:31:00Z" w16du:dateUtc="2026-04-01T14:31:00Z">
              <w:rPr>
                <w:noProof/>
              </w:rPr>
            </w:rPrChange>
          </w:rPr>
          <w:t>31</w:t>
        </w:r>
        <w:r>
          <w:rPr>
            <w:noProof/>
          </w:rPr>
          <w:t>(3), 101292.</w:t>
        </w:r>
      </w:ins>
    </w:p>
    <w:p w14:paraId="13F743AA" w14:textId="77777777" w:rsidR="009A1CD1" w:rsidRDefault="009A1CD1" w:rsidP="00643EBC">
      <w:pPr>
        <w:pStyle w:val="a3"/>
        <w:numPr>
          <w:ilvl w:val="0"/>
          <w:numId w:val="3"/>
        </w:numPr>
        <w:spacing w:after="0"/>
        <w:ind w:leftChars="0"/>
        <w:rPr>
          <w:ins w:id="1576" w:author="Ryutaro Mori" w:date="2026-04-01T23:31:00Z" w16du:dateUtc="2026-04-01T14:31:00Z"/>
          <w:noProof/>
        </w:rPr>
      </w:pPr>
      <w:ins w:id="1577" w:author="Ryutaro Mori" w:date="2026-04-01T23:31:00Z" w16du:dateUtc="2026-04-01T14:31:00Z">
        <w:r>
          <w:rPr>
            <w:noProof/>
          </w:rPr>
          <w:t xml:space="preserve">Kuroda, K., Tump, A. N., &amp; Kurvers, R. H. J. M. (2025). Individual differences in speed-accuracy trade-off influence social decision-making in dyads. </w:t>
        </w:r>
        <w:r w:rsidRPr="009A1CD1">
          <w:rPr>
            <w:i/>
            <w:noProof/>
            <w:rPrChange w:id="1578" w:author="Ryutaro Mori" w:date="2026-04-01T23:31:00Z" w16du:dateUtc="2026-04-01T14:31:00Z">
              <w:rPr>
                <w:noProof/>
              </w:rPr>
            </w:rPrChange>
          </w:rPr>
          <w:t>Proceedings. Biological Sciences</w:t>
        </w:r>
        <w:r>
          <w:rPr>
            <w:noProof/>
          </w:rPr>
          <w:t xml:space="preserve">, </w:t>
        </w:r>
        <w:r w:rsidRPr="009A1CD1">
          <w:rPr>
            <w:i/>
            <w:noProof/>
            <w:rPrChange w:id="1579" w:author="Ryutaro Mori" w:date="2026-04-01T23:31:00Z" w16du:dateUtc="2026-04-01T14:31:00Z">
              <w:rPr>
                <w:noProof/>
              </w:rPr>
            </w:rPrChange>
          </w:rPr>
          <w:t>292</w:t>
        </w:r>
        <w:r>
          <w:rPr>
            <w:noProof/>
          </w:rPr>
          <w:t>(2051), 20251077.</w:t>
        </w:r>
      </w:ins>
    </w:p>
    <w:p w14:paraId="58D827FE" w14:textId="77777777" w:rsidR="009A1CD1" w:rsidRDefault="009A1CD1" w:rsidP="00643EBC">
      <w:pPr>
        <w:pStyle w:val="a3"/>
        <w:numPr>
          <w:ilvl w:val="0"/>
          <w:numId w:val="3"/>
        </w:numPr>
        <w:spacing w:after="0"/>
        <w:ind w:leftChars="0"/>
        <w:rPr>
          <w:ins w:id="1580" w:author="Ryutaro Mori" w:date="2026-04-01T23:31:00Z" w16du:dateUtc="2026-04-01T14:31:00Z"/>
          <w:noProof/>
        </w:rPr>
      </w:pPr>
      <w:ins w:id="1581" w:author="Ryutaro Mori" w:date="2026-04-01T23:31:00Z" w16du:dateUtc="2026-04-01T14:31:00Z">
        <w:r>
          <w:rPr>
            <w:noProof/>
          </w:rPr>
          <w:lastRenderedPageBreak/>
          <w:t xml:space="preserve">Kurzban, R., McCabe, K., Smith, V. L., &amp; Wilson, B. J. (2001). Incremental commitment and reciprocity in a real-time public goods game. </w:t>
        </w:r>
        <w:r w:rsidRPr="009A1CD1">
          <w:rPr>
            <w:i/>
            <w:noProof/>
            <w:rPrChange w:id="1582" w:author="Ryutaro Mori" w:date="2026-04-01T23:31:00Z" w16du:dateUtc="2026-04-01T14:31:00Z">
              <w:rPr>
                <w:noProof/>
              </w:rPr>
            </w:rPrChange>
          </w:rPr>
          <w:t>Personality &amp; Social Psychology Bulletin</w:t>
        </w:r>
        <w:r>
          <w:rPr>
            <w:noProof/>
          </w:rPr>
          <w:t xml:space="preserve">, </w:t>
        </w:r>
        <w:r w:rsidRPr="009A1CD1">
          <w:rPr>
            <w:i/>
            <w:noProof/>
            <w:rPrChange w:id="1583" w:author="Ryutaro Mori" w:date="2026-04-01T23:31:00Z" w16du:dateUtc="2026-04-01T14:31:00Z">
              <w:rPr>
                <w:noProof/>
              </w:rPr>
            </w:rPrChange>
          </w:rPr>
          <w:t>27</w:t>
        </w:r>
        <w:r>
          <w:rPr>
            <w:noProof/>
          </w:rPr>
          <w:t>(12), 1662–1673.</w:t>
        </w:r>
      </w:ins>
    </w:p>
    <w:p w14:paraId="3F51F5D8" w14:textId="77777777" w:rsidR="009A1CD1" w:rsidRDefault="009A1CD1" w:rsidP="00643EBC">
      <w:pPr>
        <w:pStyle w:val="a3"/>
        <w:numPr>
          <w:ilvl w:val="0"/>
          <w:numId w:val="3"/>
        </w:numPr>
        <w:spacing w:after="0"/>
        <w:ind w:leftChars="0"/>
        <w:rPr>
          <w:ins w:id="1584" w:author="Ryutaro Mori" w:date="2026-04-01T23:31:00Z" w16du:dateUtc="2026-04-01T14:31:00Z"/>
          <w:noProof/>
        </w:rPr>
      </w:pPr>
      <w:ins w:id="1585" w:author="Ryutaro Mori" w:date="2026-04-01T23:31:00Z" w16du:dateUtc="2026-04-01T14:31:00Z">
        <w:r>
          <w:rPr>
            <w:noProof/>
          </w:rPr>
          <w:t xml:space="preserve">Mair, J., &amp; Martí, I. (2006). Social entrepreneurship research: A source of explanation, prediction, and delight. </w:t>
        </w:r>
        <w:r w:rsidRPr="009A1CD1">
          <w:rPr>
            <w:i/>
            <w:noProof/>
            <w:rPrChange w:id="1586" w:author="Ryutaro Mori" w:date="2026-04-01T23:31:00Z" w16du:dateUtc="2026-04-01T14:31:00Z">
              <w:rPr>
                <w:noProof/>
              </w:rPr>
            </w:rPrChange>
          </w:rPr>
          <w:t>Journal of World Business</w:t>
        </w:r>
        <w:r>
          <w:rPr>
            <w:noProof/>
          </w:rPr>
          <w:t xml:space="preserve">, </w:t>
        </w:r>
        <w:r w:rsidRPr="009A1CD1">
          <w:rPr>
            <w:i/>
            <w:noProof/>
            <w:rPrChange w:id="1587" w:author="Ryutaro Mori" w:date="2026-04-01T23:31:00Z" w16du:dateUtc="2026-04-01T14:31:00Z">
              <w:rPr>
                <w:noProof/>
              </w:rPr>
            </w:rPrChange>
          </w:rPr>
          <w:t>41</w:t>
        </w:r>
        <w:r>
          <w:rPr>
            <w:noProof/>
          </w:rPr>
          <w:t>(1), 36–44.</w:t>
        </w:r>
      </w:ins>
    </w:p>
    <w:p w14:paraId="3E7EA01D" w14:textId="77777777" w:rsidR="009A1CD1" w:rsidRDefault="009A1CD1" w:rsidP="00643EBC">
      <w:pPr>
        <w:pStyle w:val="a3"/>
        <w:numPr>
          <w:ilvl w:val="0"/>
          <w:numId w:val="3"/>
        </w:numPr>
        <w:spacing w:after="0"/>
        <w:ind w:leftChars="0"/>
        <w:rPr>
          <w:ins w:id="1588" w:author="Ryutaro Mori" w:date="2026-04-01T23:31:00Z" w16du:dateUtc="2026-04-01T14:31:00Z"/>
          <w:noProof/>
        </w:rPr>
      </w:pPr>
      <w:ins w:id="1589" w:author="Ryutaro Mori" w:date="2026-04-01T23:31:00Z" w16du:dateUtc="2026-04-01T14:31:00Z">
        <w:r>
          <w:rPr>
            <w:noProof/>
          </w:rPr>
          <w:t xml:space="preserve">Mori, R., Hanaki, N., &amp; Kameda, T. (2024). An outside individual option increases optimism and facilitates collaboration when groups form flexibly. </w:t>
        </w:r>
        <w:r w:rsidRPr="009A1CD1">
          <w:rPr>
            <w:i/>
            <w:noProof/>
            <w:rPrChange w:id="1590" w:author="Ryutaro Mori" w:date="2026-04-01T23:31:00Z" w16du:dateUtc="2026-04-01T14:31:00Z">
              <w:rPr>
                <w:noProof/>
              </w:rPr>
            </w:rPrChange>
          </w:rPr>
          <w:t>Nature Communications</w:t>
        </w:r>
        <w:r>
          <w:rPr>
            <w:noProof/>
          </w:rPr>
          <w:t xml:space="preserve">, </w:t>
        </w:r>
        <w:r w:rsidRPr="009A1CD1">
          <w:rPr>
            <w:i/>
            <w:noProof/>
            <w:rPrChange w:id="1591" w:author="Ryutaro Mori" w:date="2026-04-01T23:31:00Z" w16du:dateUtc="2026-04-01T14:31:00Z">
              <w:rPr>
                <w:noProof/>
              </w:rPr>
            </w:rPrChange>
          </w:rPr>
          <w:t>15</w:t>
        </w:r>
        <w:r>
          <w:rPr>
            <w:noProof/>
          </w:rPr>
          <w:t>(1), 1–13.</w:t>
        </w:r>
      </w:ins>
    </w:p>
    <w:p w14:paraId="6A2FAB9B" w14:textId="77777777" w:rsidR="009A1CD1" w:rsidRDefault="009A1CD1" w:rsidP="00643EBC">
      <w:pPr>
        <w:pStyle w:val="a3"/>
        <w:numPr>
          <w:ilvl w:val="0"/>
          <w:numId w:val="3"/>
        </w:numPr>
        <w:spacing w:after="0"/>
        <w:ind w:leftChars="0"/>
        <w:rPr>
          <w:ins w:id="1592" w:author="Ryutaro Mori" w:date="2026-04-01T23:31:00Z" w16du:dateUtc="2026-04-01T14:31:00Z"/>
          <w:noProof/>
        </w:rPr>
      </w:pPr>
      <w:ins w:id="1593" w:author="Ryutaro Mori" w:date="2026-04-01T23:31:00Z" w16du:dateUtc="2026-04-01T14:31:00Z">
        <w:r>
          <w:rPr>
            <w:noProof/>
          </w:rPr>
          <w:t xml:space="preserve">Murphy, R. O., Ackermann, K. A., &amp; Handgraaf, M. J. J. (2011). Measuring Social Value Orientation. </w:t>
        </w:r>
        <w:r w:rsidRPr="009A1CD1">
          <w:rPr>
            <w:i/>
            <w:noProof/>
            <w:rPrChange w:id="1594" w:author="Ryutaro Mori" w:date="2026-04-01T23:31:00Z" w16du:dateUtc="2026-04-01T14:31:00Z">
              <w:rPr>
                <w:noProof/>
              </w:rPr>
            </w:rPrChange>
          </w:rPr>
          <w:t>Judgment and Decision Making</w:t>
        </w:r>
        <w:r>
          <w:rPr>
            <w:noProof/>
          </w:rPr>
          <w:t xml:space="preserve">, </w:t>
        </w:r>
        <w:r w:rsidRPr="009A1CD1">
          <w:rPr>
            <w:i/>
            <w:noProof/>
            <w:rPrChange w:id="1595" w:author="Ryutaro Mori" w:date="2026-04-01T23:31:00Z" w16du:dateUtc="2026-04-01T14:31:00Z">
              <w:rPr>
                <w:noProof/>
              </w:rPr>
            </w:rPrChange>
          </w:rPr>
          <w:t>6</w:t>
        </w:r>
        <w:r>
          <w:rPr>
            <w:noProof/>
          </w:rPr>
          <w:t>(8), 771–781.</w:t>
        </w:r>
      </w:ins>
    </w:p>
    <w:p w14:paraId="1BE836CF" w14:textId="77777777" w:rsidR="009A1CD1" w:rsidRDefault="009A1CD1" w:rsidP="00643EBC">
      <w:pPr>
        <w:pStyle w:val="a3"/>
        <w:numPr>
          <w:ilvl w:val="0"/>
          <w:numId w:val="3"/>
        </w:numPr>
        <w:spacing w:after="0"/>
        <w:ind w:leftChars="0"/>
        <w:rPr>
          <w:ins w:id="1596" w:author="Ryutaro Mori" w:date="2026-04-01T23:31:00Z" w16du:dateUtc="2026-04-01T14:31:00Z"/>
          <w:noProof/>
        </w:rPr>
      </w:pPr>
      <w:ins w:id="1597" w:author="Ryutaro Mori" w:date="2026-04-01T23:31:00Z" w16du:dateUtc="2026-04-01T14:31:00Z">
        <w:r>
          <w:rPr>
            <w:noProof/>
          </w:rPr>
          <w:t xml:space="preserve">Nosenzo, D., &amp; Sefton, M. (2011). Endogenous move structure and voluntary provision of public goods: Theory and experiment. </w:t>
        </w:r>
        <w:r w:rsidRPr="009A1CD1">
          <w:rPr>
            <w:i/>
            <w:noProof/>
            <w:rPrChange w:id="1598" w:author="Ryutaro Mori" w:date="2026-04-01T23:31:00Z" w16du:dateUtc="2026-04-01T14:31:00Z">
              <w:rPr>
                <w:noProof/>
              </w:rPr>
            </w:rPrChange>
          </w:rPr>
          <w:t>Journal of Public Economic Theory</w:t>
        </w:r>
        <w:r>
          <w:rPr>
            <w:noProof/>
          </w:rPr>
          <w:t xml:space="preserve">, </w:t>
        </w:r>
        <w:r w:rsidRPr="009A1CD1">
          <w:rPr>
            <w:i/>
            <w:noProof/>
            <w:rPrChange w:id="1599" w:author="Ryutaro Mori" w:date="2026-04-01T23:31:00Z" w16du:dateUtc="2026-04-01T14:31:00Z">
              <w:rPr>
                <w:noProof/>
              </w:rPr>
            </w:rPrChange>
          </w:rPr>
          <w:t>13</w:t>
        </w:r>
        <w:r>
          <w:rPr>
            <w:noProof/>
          </w:rPr>
          <w:t>(5), 721–754.</w:t>
        </w:r>
      </w:ins>
    </w:p>
    <w:p w14:paraId="1858560D" w14:textId="77777777" w:rsidR="009A1CD1" w:rsidRDefault="009A1CD1" w:rsidP="00643EBC">
      <w:pPr>
        <w:pStyle w:val="a3"/>
        <w:numPr>
          <w:ilvl w:val="0"/>
          <w:numId w:val="3"/>
        </w:numPr>
        <w:spacing w:after="0"/>
        <w:ind w:leftChars="0"/>
        <w:rPr>
          <w:ins w:id="1600" w:author="Ryutaro Mori" w:date="2026-04-01T23:31:00Z" w16du:dateUtc="2026-04-01T14:31:00Z"/>
          <w:noProof/>
        </w:rPr>
      </w:pPr>
      <w:ins w:id="1601" w:author="Ryutaro Mori" w:date="2026-04-01T23:31:00Z" w16du:dateUtc="2026-04-01T14:31:00Z">
        <w:r>
          <w:rPr>
            <w:noProof/>
          </w:rPr>
          <w:t xml:space="preserve">Olson, M. (1974). </w:t>
        </w:r>
        <w:r w:rsidRPr="009A1CD1">
          <w:rPr>
            <w:i/>
            <w:noProof/>
            <w:rPrChange w:id="1602" w:author="Ryutaro Mori" w:date="2026-04-01T23:31:00Z" w16du:dateUtc="2026-04-01T14:31:00Z">
              <w:rPr>
                <w:noProof/>
              </w:rPr>
            </w:rPrChange>
          </w:rPr>
          <w:t>The logic of collective action: Public goods and the theory of groups, second printing with a new preface and appendix</w:t>
        </w:r>
        <w:r>
          <w:rPr>
            <w:noProof/>
          </w:rPr>
          <w:t>. Harvard University Press.</w:t>
        </w:r>
      </w:ins>
    </w:p>
    <w:p w14:paraId="1BA4E189" w14:textId="77777777" w:rsidR="009A1CD1" w:rsidRDefault="009A1CD1" w:rsidP="00643EBC">
      <w:pPr>
        <w:pStyle w:val="a3"/>
        <w:numPr>
          <w:ilvl w:val="0"/>
          <w:numId w:val="3"/>
        </w:numPr>
        <w:spacing w:after="0"/>
        <w:ind w:leftChars="0"/>
        <w:rPr>
          <w:ins w:id="1603" w:author="Ryutaro Mori" w:date="2026-04-01T23:31:00Z" w16du:dateUtc="2026-04-01T14:31:00Z"/>
          <w:noProof/>
        </w:rPr>
      </w:pPr>
      <w:ins w:id="1604" w:author="Ryutaro Mori" w:date="2026-04-01T23:31:00Z" w16du:dateUtc="2026-04-01T14:31:00Z">
        <w:r>
          <w:rPr>
            <w:noProof/>
          </w:rPr>
          <w:t xml:space="preserve">Oprea, R., Charness, G., &amp; Friedman, D. (2014). Continuous time and communication in a public-goods experiment. </w:t>
        </w:r>
        <w:r w:rsidRPr="009A1CD1">
          <w:rPr>
            <w:i/>
            <w:noProof/>
            <w:rPrChange w:id="1605" w:author="Ryutaro Mori" w:date="2026-04-01T23:31:00Z" w16du:dateUtc="2026-04-01T14:31:00Z">
              <w:rPr>
                <w:noProof/>
              </w:rPr>
            </w:rPrChange>
          </w:rPr>
          <w:t>Journal of Economic Behavior &amp; Organization</w:t>
        </w:r>
        <w:r>
          <w:rPr>
            <w:noProof/>
          </w:rPr>
          <w:t xml:space="preserve">, </w:t>
        </w:r>
        <w:r w:rsidRPr="009A1CD1">
          <w:rPr>
            <w:i/>
            <w:noProof/>
            <w:rPrChange w:id="1606" w:author="Ryutaro Mori" w:date="2026-04-01T23:31:00Z" w16du:dateUtc="2026-04-01T14:31:00Z">
              <w:rPr>
                <w:noProof/>
              </w:rPr>
            </w:rPrChange>
          </w:rPr>
          <w:t>108</w:t>
        </w:r>
        <w:r>
          <w:rPr>
            <w:noProof/>
          </w:rPr>
          <w:t>, 212–223.</w:t>
        </w:r>
      </w:ins>
    </w:p>
    <w:p w14:paraId="5D107F0E" w14:textId="77777777" w:rsidR="009A1CD1" w:rsidRDefault="009A1CD1" w:rsidP="00643EBC">
      <w:pPr>
        <w:pStyle w:val="a3"/>
        <w:numPr>
          <w:ilvl w:val="0"/>
          <w:numId w:val="3"/>
        </w:numPr>
        <w:spacing w:after="0"/>
        <w:ind w:leftChars="0"/>
        <w:rPr>
          <w:ins w:id="1607" w:author="Ryutaro Mori" w:date="2026-04-01T23:31:00Z" w16du:dateUtc="2026-04-01T14:31:00Z"/>
          <w:noProof/>
        </w:rPr>
      </w:pPr>
      <w:ins w:id="1608" w:author="Ryutaro Mori" w:date="2026-04-01T23:31:00Z" w16du:dateUtc="2026-04-01T14:31:00Z">
        <w:r>
          <w:rPr>
            <w:noProof/>
          </w:rPr>
          <w:t xml:space="preserve">Ostrom, E. (2000). Collective action and the evolution of social norms. </w:t>
        </w:r>
        <w:r w:rsidRPr="009A1CD1">
          <w:rPr>
            <w:i/>
            <w:noProof/>
            <w:rPrChange w:id="1609" w:author="Ryutaro Mori" w:date="2026-04-01T23:31:00Z" w16du:dateUtc="2026-04-01T14:31:00Z">
              <w:rPr>
                <w:noProof/>
              </w:rPr>
            </w:rPrChange>
          </w:rPr>
          <w:t>The Journal of Economic Perspectives: A Journal of the American Economic Association</w:t>
        </w:r>
        <w:r>
          <w:rPr>
            <w:noProof/>
          </w:rPr>
          <w:t xml:space="preserve">, </w:t>
        </w:r>
        <w:r w:rsidRPr="009A1CD1">
          <w:rPr>
            <w:i/>
            <w:noProof/>
            <w:rPrChange w:id="1610" w:author="Ryutaro Mori" w:date="2026-04-01T23:31:00Z" w16du:dateUtc="2026-04-01T14:31:00Z">
              <w:rPr>
                <w:noProof/>
              </w:rPr>
            </w:rPrChange>
          </w:rPr>
          <w:t>14</w:t>
        </w:r>
        <w:r>
          <w:rPr>
            <w:noProof/>
          </w:rPr>
          <w:t>(3), 137–158.</w:t>
        </w:r>
      </w:ins>
    </w:p>
    <w:p w14:paraId="3F25E470" w14:textId="77777777" w:rsidR="009A1CD1" w:rsidRDefault="009A1CD1" w:rsidP="00643EBC">
      <w:pPr>
        <w:pStyle w:val="a3"/>
        <w:numPr>
          <w:ilvl w:val="0"/>
          <w:numId w:val="3"/>
        </w:numPr>
        <w:spacing w:after="0"/>
        <w:ind w:leftChars="0"/>
        <w:rPr>
          <w:ins w:id="1611" w:author="Ryutaro Mori" w:date="2026-04-01T23:31:00Z" w16du:dateUtc="2026-04-01T14:31:00Z"/>
          <w:noProof/>
        </w:rPr>
      </w:pPr>
      <w:ins w:id="1612" w:author="Ryutaro Mori" w:date="2026-04-01T23:31:00Z" w16du:dateUtc="2026-04-01T14:31:00Z">
        <w:r>
          <w:rPr>
            <w:noProof/>
          </w:rPr>
          <w:t xml:space="preserve">Ostrom, E. (2015). </w:t>
        </w:r>
        <w:r w:rsidRPr="009A1CD1">
          <w:rPr>
            <w:i/>
            <w:noProof/>
            <w:rPrChange w:id="1613" w:author="Ryutaro Mori" w:date="2026-04-01T23:31:00Z" w16du:dateUtc="2026-04-01T14:31:00Z">
              <w:rPr>
                <w:noProof/>
              </w:rPr>
            </w:rPrChange>
          </w:rPr>
          <w:t>Governing the commons: The evolution of institutions for collective action: The evolution of institutions for collective action</w:t>
        </w:r>
        <w:r>
          <w:rPr>
            <w:noProof/>
          </w:rPr>
          <w:t>. Cambridge University Press.</w:t>
        </w:r>
      </w:ins>
    </w:p>
    <w:p w14:paraId="04C88D6F" w14:textId="77777777" w:rsidR="009A1CD1" w:rsidRDefault="009A1CD1" w:rsidP="00643EBC">
      <w:pPr>
        <w:pStyle w:val="a3"/>
        <w:numPr>
          <w:ilvl w:val="0"/>
          <w:numId w:val="3"/>
        </w:numPr>
        <w:spacing w:after="0"/>
        <w:ind w:leftChars="0"/>
        <w:rPr>
          <w:ins w:id="1614" w:author="Ryutaro Mori" w:date="2026-04-01T23:31:00Z" w16du:dateUtc="2026-04-01T14:31:00Z"/>
          <w:noProof/>
        </w:rPr>
      </w:pPr>
      <w:ins w:id="1615" w:author="Ryutaro Mori" w:date="2026-04-01T23:31:00Z" w16du:dateUtc="2026-04-01T14:31:00Z">
        <w:r>
          <w:rPr>
            <w:noProof/>
          </w:rPr>
          <w:t xml:space="preserve">Tump, A. N., Pleskac, T. J., &amp; Kurvers, R. H. J. M. (2020). Wise or mad crowds? The cognitive mechanisms underlying information cascades. </w:t>
        </w:r>
        <w:r w:rsidRPr="009A1CD1">
          <w:rPr>
            <w:i/>
            <w:noProof/>
            <w:rPrChange w:id="1616" w:author="Ryutaro Mori" w:date="2026-04-01T23:31:00Z" w16du:dateUtc="2026-04-01T14:31:00Z">
              <w:rPr>
                <w:noProof/>
              </w:rPr>
            </w:rPrChange>
          </w:rPr>
          <w:t>Science Advances</w:t>
        </w:r>
        <w:r>
          <w:rPr>
            <w:noProof/>
          </w:rPr>
          <w:t xml:space="preserve">, </w:t>
        </w:r>
        <w:r w:rsidRPr="009A1CD1">
          <w:rPr>
            <w:i/>
            <w:noProof/>
            <w:rPrChange w:id="1617" w:author="Ryutaro Mori" w:date="2026-04-01T23:31:00Z" w16du:dateUtc="2026-04-01T14:31:00Z">
              <w:rPr>
                <w:noProof/>
              </w:rPr>
            </w:rPrChange>
          </w:rPr>
          <w:t>6</w:t>
        </w:r>
        <w:r>
          <w:rPr>
            <w:noProof/>
          </w:rPr>
          <w:t>(29), eabb0266.</w:t>
        </w:r>
      </w:ins>
    </w:p>
    <w:p w14:paraId="229CB92A" w14:textId="77777777" w:rsidR="009A1CD1" w:rsidRDefault="009A1CD1" w:rsidP="00643EBC">
      <w:pPr>
        <w:pStyle w:val="a3"/>
        <w:numPr>
          <w:ilvl w:val="0"/>
          <w:numId w:val="3"/>
        </w:numPr>
        <w:spacing w:after="0"/>
        <w:ind w:leftChars="0"/>
        <w:rPr>
          <w:ins w:id="1618" w:author="Ryutaro Mori" w:date="2026-04-01T23:31:00Z" w16du:dateUtc="2026-04-01T14:31:00Z"/>
          <w:noProof/>
        </w:rPr>
      </w:pPr>
      <w:ins w:id="1619" w:author="Ryutaro Mori" w:date="2026-04-01T23:31:00Z" w16du:dateUtc="2026-04-01T14:31:00Z">
        <w:r>
          <w:rPr>
            <w:noProof/>
          </w:rPr>
          <w:t xml:space="preserve">Tump, A. N., Wolf, M., Romanczuk, P., &amp; Kurvers, R. H. J. M. (2022). Avoiding costly mistakes in groups: The evolution of error management in collective decision making. </w:t>
        </w:r>
        <w:r w:rsidRPr="009A1CD1">
          <w:rPr>
            <w:i/>
            <w:noProof/>
            <w:rPrChange w:id="1620" w:author="Ryutaro Mori" w:date="2026-04-01T23:31:00Z" w16du:dateUtc="2026-04-01T14:31:00Z">
              <w:rPr>
                <w:noProof/>
              </w:rPr>
            </w:rPrChange>
          </w:rPr>
          <w:t>PLoS Computational Biology</w:t>
        </w:r>
        <w:r>
          <w:rPr>
            <w:noProof/>
          </w:rPr>
          <w:t xml:space="preserve">, </w:t>
        </w:r>
        <w:r w:rsidRPr="009A1CD1">
          <w:rPr>
            <w:i/>
            <w:noProof/>
            <w:rPrChange w:id="1621" w:author="Ryutaro Mori" w:date="2026-04-01T23:31:00Z" w16du:dateUtc="2026-04-01T14:31:00Z">
              <w:rPr>
                <w:noProof/>
              </w:rPr>
            </w:rPrChange>
          </w:rPr>
          <w:t>18</w:t>
        </w:r>
        <w:r>
          <w:rPr>
            <w:noProof/>
          </w:rPr>
          <w:t>(8), e1010442.</w:t>
        </w:r>
      </w:ins>
    </w:p>
    <w:p w14:paraId="65F16018" w14:textId="77777777" w:rsidR="009A1CD1" w:rsidRDefault="009A1CD1" w:rsidP="00643EBC">
      <w:pPr>
        <w:pStyle w:val="a3"/>
        <w:numPr>
          <w:ilvl w:val="0"/>
          <w:numId w:val="3"/>
        </w:numPr>
        <w:spacing w:after="0"/>
        <w:ind w:leftChars="0"/>
        <w:rPr>
          <w:ins w:id="1622" w:author="Ryutaro Mori" w:date="2026-04-01T23:31:00Z" w16du:dateUtc="2026-04-01T14:31:00Z"/>
          <w:noProof/>
        </w:rPr>
      </w:pPr>
      <w:ins w:id="1623" w:author="Ryutaro Mori" w:date="2026-04-01T23:31:00Z" w16du:dateUtc="2026-04-01T14:31:00Z">
        <w:r>
          <w:rPr>
            <w:noProof/>
          </w:rPr>
          <w:t xml:space="preserve">Vives, M.-L., &amp; FeldmanHall, O. (2018). Tolerance to ambiguous uncertainty predicts prosocial behavior. </w:t>
        </w:r>
        <w:r w:rsidRPr="009A1CD1">
          <w:rPr>
            <w:i/>
            <w:noProof/>
            <w:rPrChange w:id="1624" w:author="Ryutaro Mori" w:date="2026-04-01T23:31:00Z" w16du:dateUtc="2026-04-01T14:31:00Z">
              <w:rPr>
                <w:noProof/>
              </w:rPr>
            </w:rPrChange>
          </w:rPr>
          <w:t>Nature Communications</w:t>
        </w:r>
        <w:r>
          <w:rPr>
            <w:noProof/>
          </w:rPr>
          <w:t xml:space="preserve">, </w:t>
        </w:r>
        <w:r w:rsidRPr="009A1CD1">
          <w:rPr>
            <w:i/>
            <w:noProof/>
            <w:rPrChange w:id="1625" w:author="Ryutaro Mori" w:date="2026-04-01T23:31:00Z" w16du:dateUtc="2026-04-01T14:31:00Z">
              <w:rPr>
                <w:noProof/>
              </w:rPr>
            </w:rPrChange>
          </w:rPr>
          <w:t>9</w:t>
        </w:r>
        <w:r>
          <w:rPr>
            <w:noProof/>
          </w:rPr>
          <w:t>(1), 2156.</w:t>
        </w:r>
      </w:ins>
    </w:p>
    <w:p w14:paraId="3FA10E27" w14:textId="78005D92" w:rsidR="00A54F80" w:rsidDel="00465696" w:rsidRDefault="009A1CD1" w:rsidP="00643EBC">
      <w:pPr>
        <w:pStyle w:val="a3"/>
        <w:numPr>
          <w:ilvl w:val="0"/>
          <w:numId w:val="3"/>
        </w:numPr>
        <w:spacing w:after="0"/>
        <w:ind w:leftChars="0"/>
        <w:rPr>
          <w:del w:id="1626" w:author="Ryutaro Mori" w:date="2026-03-11T16:40:00Z" w16du:dateUtc="2026-03-11T07:40:00Z"/>
          <w:noProof/>
        </w:rPr>
      </w:pPr>
      <w:ins w:id="1627" w:author="Ryutaro Mori" w:date="2026-04-01T23:31:00Z" w16du:dateUtc="2026-04-01T14:31:00Z">
        <w:r>
          <w:rPr>
            <w:noProof/>
          </w:rPr>
          <w:t xml:space="preserve">Yunus, M. (2003). </w:t>
        </w:r>
        <w:r w:rsidRPr="009A1CD1">
          <w:rPr>
            <w:i/>
            <w:noProof/>
            <w:rPrChange w:id="1628" w:author="Ryutaro Mori" w:date="2026-04-01T23:31:00Z" w16du:dateUtc="2026-04-01T14:31:00Z">
              <w:rPr>
                <w:noProof/>
              </w:rPr>
            </w:rPrChange>
          </w:rPr>
          <w:t>Banker to the poor: Micro-lending and the battle against world poverty</w:t>
        </w:r>
        <w:r>
          <w:rPr>
            <w:noProof/>
          </w:rPr>
          <w:t>. PublicAffairs.</w:t>
        </w:r>
      </w:ins>
      <w:del w:id="1629" w:author="Ryutaro Mori" w:date="2026-03-11T16:40:00Z" w16du:dateUtc="2026-03-11T07:40:00Z">
        <w:r w:rsidR="00A54F80" w:rsidDel="00465696">
          <w:rPr>
            <w:noProof/>
          </w:rPr>
          <w:delText>Abe, K., Kobayashi, H., &amp; Suehiro, H. (2014). Leadership in the prisoner</w:delText>
        </w:r>
        <w:r w:rsidR="001B368B" w:rsidDel="00465696">
          <w:rPr>
            <w:noProof/>
          </w:rPr>
          <w:delText>’</w:delText>
        </w:r>
        <w:r w:rsidR="00A54F80" w:rsidDel="00465696">
          <w:rPr>
            <w:noProof/>
          </w:rPr>
          <w:delText xml:space="preserve">s dilemma with inequity-averse preferences. </w:delText>
        </w:r>
        <w:r w:rsidR="00A54F80" w:rsidRPr="006A2CA5" w:rsidDel="00465696">
          <w:rPr>
            <w:i/>
            <w:noProof/>
          </w:rPr>
          <w:delText>Discussion Papers</w:delText>
        </w:r>
        <w:r w:rsidR="00A54F80" w:rsidDel="00465696">
          <w:rPr>
            <w:noProof/>
          </w:rPr>
          <w:delText>. https://ideas.repec.org//p/kbb/dpaper/2014-09.html</w:delText>
        </w:r>
      </w:del>
    </w:p>
    <w:p w14:paraId="360DE43A" w14:textId="3D8E4A71" w:rsidR="00A54F80" w:rsidDel="00465696" w:rsidRDefault="00A54F80" w:rsidP="00643EBC">
      <w:pPr>
        <w:pStyle w:val="a3"/>
        <w:numPr>
          <w:ilvl w:val="0"/>
          <w:numId w:val="3"/>
        </w:numPr>
        <w:spacing w:after="0"/>
        <w:ind w:leftChars="0"/>
        <w:rPr>
          <w:del w:id="1630" w:author="Ryutaro Mori" w:date="2026-03-11T16:40:00Z" w16du:dateUtc="2026-03-11T07:40:00Z"/>
          <w:noProof/>
        </w:rPr>
      </w:pPr>
      <w:del w:id="1631" w:author="Ryutaro Mori" w:date="2026-03-11T16:40:00Z" w16du:dateUtc="2026-03-11T07:40:00Z">
        <w:r w:rsidDel="00465696">
          <w:rPr>
            <w:noProof/>
          </w:rPr>
          <w:delText xml:space="preserve">Arbak, E., &amp; Villeval, M.-C. (2013). Voluntary leadership: motivation and influence. </w:delText>
        </w:r>
        <w:r w:rsidRPr="006A2CA5" w:rsidDel="00465696">
          <w:rPr>
            <w:i/>
            <w:noProof/>
          </w:rPr>
          <w:delText>Social Choice and Welfare</w:delText>
        </w:r>
        <w:r w:rsidDel="00465696">
          <w:rPr>
            <w:noProof/>
          </w:rPr>
          <w:delText xml:space="preserve">, </w:delText>
        </w:r>
        <w:r w:rsidRPr="006A2CA5" w:rsidDel="00465696">
          <w:rPr>
            <w:i/>
            <w:noProof/>
          </w:rPr>
          <w:delText>40</w:delText>
        </w:r>
        <w:r w:rsidDel="00465696">
          <w:rPr>
            <w:noProof/>
          </w:rPr>
          <w:delText>(3), 635–662.</w:delText>
        </w:r>
      </w:del>
    </w:p>
    <w:p w14:paraId="711A1511" w14:textId="266A696F" w:rsidR="00A54F80" w:rsidDel="00465696" w:rsidRDefault="00A54F80" w:rsidP="00643EBC">
      <w:pPr>
        <w:pStyle w:val="a3"/>
        <w:numPr>
          <w:ilvl w:val="0"/>
          <w:numId w:val="3"/>
        </w:numPr>
        <w:spacing w:after="0"/>
        <w:ind w:leftChars="0"/>
        <w:rPr>
          <w:del w:id="1632" w:author="Ryutaro Mori" w:date="2026-03-11T16:40:00Z" w16du:dateUtc="2026-03-11T07:40:00Z"/>
          <w:noProof/>
        </w:rPr>
      </w:pPr>
      <w:del w:id="1633" w:author="Ryutaro Mori" w:date="2026-03-11T16:40:00Z" w16du:dateUtc="2026-03-11T07:40:00Z">
        <w:r w:rsidDel="00465696">
          <w:rPr>
            <w:noProof/>
          </w:rPr>
          <w:delText xml:space="preserve">Cartwright, E. (2018). A survey of belief-based guilt aversion in trust and dictator games. </w:delText>
        </w:r>
        <w:r w:rsidRPr="006A2CA5" w:rsidDel="00465696">
          <w:rPr>
            <w:i/>
            <w:noProof/>
          </w:rPr>
          <w:delText>Journal of Economic Behavior &amp; Organization</w:delText>
        </w:r>
        <w:r w:rsidDel="00465696">
          <w:rPr>
            <w:noProof/>
          </w:rPr>
          <w:delText xml:space="preserve">, </w:delText>
        </w:r>
        <w:r w:rsidRPr="006A2CA5" w:rsidDel="00465696">
          <w:rPr>
            <w:i/>
            <w:noProof/>
          </w:rPr>
          <w:delText>167</w:delText>
        </w:r>
        <w:r w:rsidDel="00465696">
          <w:rPr>
            <w:noProof/>
          </w:rPr>
          <w:delText>, 430–444.</w:delText>
        </w:r>
      </w:del>
    </w:p>
    <w:p w14:paraId="06A08D6C" w14:textId="6B12131D" w:rsidR="00A54F80" w:rsidDel="00465696" w:rsidRDefault="00A54F80" w:rsidP="00643EBC">
      <w:pPr>
        <w:pStyle w:val="a3"/>
        <w:numPr>
          <w:ilvl w:val="0"/>
          <w:numId w:val="3"/>
        </w:numPr>
        <w:spacing w:after="0"/>
        <w:ind w:leftChars="0"/>
        <w:rPr>
          <w:del w:id="1634" w:author="Ryutaro Mori" w:date="2026-03-11T16:40:00Z" w16du:dateUtc="2026-03-11T07:40:00Z"/>
          <w:noProof/>
        </w:rPr>
      </w:pPr>
      <w:del w:id="1635" w:author="Ryutaro Mori" w:date="2026-03-11T16:40:00Z" w16du:dateUtc="2026-03-11T07:40:00Z">
        <w:r w:rsidDel="00465696">
          <w:rPr>
            <w:noProof/>
          </w:rPr>
          <w:delText xml:space="preserve">Chaudhuri, A. (2011). Sustaining cooperation in laboratory public goods experiments: a selective survey of the literature. </w:delText>
        </w:r>
        <w:r w:rsidRPr="006A2CA5" w:rsidDel="00465696">
          <w:rPr>
            <w:i/>
            <w:noProof/>
          </w:rPr>
          <w:delText>Experimental Economics</w:delText>
        </w:r>
        <w:r w:rsidDel="00465696">
          <w:rPr>
            <w:noProof/>
          </w:rPr>
          <w:delText xml:space="preserve">, </w:delText>
        </w:r>
        <w:r w:rsidRPr="006A2CA5" w:rsidDel="00465696">
          <w:rPr>
            <w:i/>
            <w:noProof/>
          </w:rPr>
          <w:delText>14</w:delText>
        </w:r>
        <w:r w:rsidDel="00465696">
          <w:rPr>
            <w:noProof/>
          </w:rPr>
          <w:delText>(1), 47–83.</w:delText>
        </w:r>
      </w:del>
    </w:p>
    <w:p w14:paraId="754DEBAB" w14:textId="4D0E5D31" w:rsidR="00A54F80" w:rsidDel="00465696" w:rsidRDefault="00A54F80" w:rsidP="00643EBC">
      <w:pPr>
        <w:pStyle w:val="a3"/>
        <w:numPr>
          <w:ilvl w:val="0"/>
          <w:numId w:val="3"/>
        </w:numPr>
        <w:spacing w:after="0"/>
        <w:ind w:leftChars="0"/>
        <w:rPr>
          <w:del w:id="1636" w:author="Ryutaro Mori" w:date="2026-03-11T16:40:00Z" w16du:dateUtc="2026-03-11T07:40:00Z"/>
          <w:noProof/>
        </w:rPr>
      </w:pPr>
      <w:del w:id="1637" w:author="Ryutaro Mori" w:date="2026-03-11T16:40:00Z" w16du:dateUtc="2026-03-11T07:40:00Z">
        <w:r w:rsidDel="00465696">
          <w:rPr>
            <w:noProof/>
          </w:rPr>
          <w:delText xml:space="preserve">Duffy, J., Ochs, J., &amp; Vesterlund, L. (2007). Giving little by little: Dynamic voluntary contribution games. </w:delText>
        </w:r>
        <w:r w:rsidRPr="006A2CA5" w:rsidDel="00465696">
          <w:rPr>
            <w:i/>
            <w:noProof/>
          </w:rPr>
          <w:delText>Journal of Public Economics</w:delText>
        </w:r>
        <w:r w:rsidDel="00465696">
          <w:rPr>
            <w:noProof/>
          </w:rPr>
          <w:delText xml:space="preserve">, </w:delText>
        </w:r>
        <w:r w:rsidRPr="006A2CA5" w:rsidDel="00465696">
          <w:rPr>
            <w:i/>
            <w:noProof/>
          </w:rPr>
          <w:delText>91</w:delText>
        </w:r>
        <w:r w:rsidDel="00465696">
          <w:rPr>
            <w:noProof/>
          </w:rPr>
          <w:delText>(9), 1708–1730.</w:delText>
        </w:r>
      </w:del>
    </w:p>
    <w:p w14:paraId="25803383" w14:textId="2030DF8B" w:rsidR="00A54F80" w:rsidDel="00465696" w:rsidRDefault="00A54F80" w:rsidP="00643EBC">
      <w:pPr>
        <w:pStyle w:val="a3"/>
        <w:numPr>
          <w:ilvl w:val="0"/>
          <w:numId w:val="3"/>
        </w:numPr>
        <w:spacing w:after="0"/>
        <w:ind w:leftChars="0"/>
        <w:rPr>
          <w:del w:id="1638" w:author="Ryutaro Mori" w:date="2026-03-11T16:40:00Z" w16du:dateUtc="2026-03-11T07:40:00Z"/>
          <w:noProof/>
        </w:rPr>
      </w:pPr>
      <w:del w:id="1639" w:author="Ryutaro Mori" w:date="2026-03-11T16:40:00Z" w16du:dateUtc="2026-03-11T07:40:00Z">
        <w:r w:rsidDel="00465696">
          <w:rPr>
            <w:noProof/>
          </w:rPr>
          <w:delText xml:space="preserve">Falkner, R. (2016). The Paris Agreement and the new logic of international climate politics. </w:delText>
        </w:r>
        <w:r w:rsidRPr="006A2CA5" w:rsidDel="00465696">
          <w:rPr>
            <w:i/>
            <w:noProof/>
          </w:rPr>
          <w:delText>International Affairs</w:delText>
        </w:r>
        <w:r w:rsidDel="00465696">
          <w:rPr>
            <w:noProof/>
          </w:rPr>
          <w:delText xml:space="preserve">, </w:delText>
        </w:r>
        <w:r w:rsidRPr="006A2CA5" w:rsidDel="00465696">
          <w:rPr>
            <w:i/>
            <w:noProof/>
          </w:rPr>
          <w:delText>92</w:delText>
        </w:r>
        <w:r w:rsidDel="00465696">
          <w:rPr>
            <w:noProof/>
          </w:rPr>
          <w:delText>(5), 1107–1125.</w:delText>
        </w:r>
      </w:del>
    </w:p>
    <w:p w14:paraId="04257242" w14:textId="0D642A3B" w:rsidR="00A54F80" w:rsidDel="00465696" w:rsidRDefault="00A54F80" w:rsidP="00643EBC">
      <w:pPr>
        <w:pStyle w:val="a3"/>
        <w:numPr>
          <w:ilvl w:val="0"/>
          <w:numId w:val="3"/>
        </w:numPr>
        <w:spacing w:after="0"/>
        <w:ind w:leftChars="0"/>
        <w:rPr>
          <w:del w:id="1640" w:author="Ryutaro Mori" w:date="2026-03-11T16:40:00Z" w16du:dateUtc="2026-03-11T07:40:00Z"/>
          <w:noProof/>
        </w:rPr>
      </w:pPr>
      <w:del w:id="1641" w:author="Ryutaro Mori" w:date="2026-03-11T16:40:00Z" w16du:dateUtc="2026-03-11T07:40:00Z">
        <w:r w:rsidDel="00465696">
          <w:rPr>
            <w:noProof/>
          </w:rPr>
          <w:delText>Feess, E., Lippert, S., Martini-Tibbs, J., &amp; Tremewan, J. (2025). Leadership and cooperation in a sequential Prisoner</w:delText>
        </w:r>
        <w:r w:rsidR="001B368B" w:rsidDel="00465696">
          <w:rPr>
            <w:noProof/>
          </w:rPr>
          <w:delText>’</w:delText>
        </w:r>
        <w:r w:rsidDel="00465696">
          <w:rPr>
            <w:noProof/>
          </w:rPr>
          <w:delText xml:space="preserve">s Dilemma. </w:delText>
        </w:r>
        <w:r w:rsidRPr="006A2CA5" w:rsidDel="00465696">
          <w:rPr>
            <w:i/>
            <w:noProof/>
          </w:rPr>
          <w:delText>European Economic Review</w:delText>
        </w:r>
        <w:r w:rsidDel="00465696">
          <w:rPr>
            <w:noProof/>
          </w:rPr>
          <w:delText xml:space="preserve">, </w:delText>
        </w:r>
        <w:r w:rsidRPr="006A2CA5" w:rsidDel="00465696">
          <w:rPr>
            <w:i/>
            <w:noProof/>
          </w:rPr>
          <w:delText>105160</w:delText>
        </w:r>
        <w:r w:rsidDel="00465696">
          <w:rPr>
            <w:noProof/>
          </w:rPr>
          <w:delText>, 105160.</w:delText>
        </w:r>
      </w:del>
    </w:p>
    <w:p w14:paraId="3EA16F98" w14:textId="69EDFF66" w:rsidR="00A54F80" w:rsidDel="00465696" w:rsidRDefault="00A54F80" w:rsidP="00643EBC">
      <w:pPr>
        <w:pStyle w:val="a3"/>
        <w:numPr>
          <w:ilvl w:val="0"/>
          <w:numId w:val="3"/>
        </w:numPr>
        <w:spacing w:after="0"/>
        <w:ind w:leftChars="0"/>
        <w:rPr>
          <w:del w:id="1642" w:author="Ryutaro Mori" w:date="2026-03-11T16:40:00Z" w16du:dateUtc="2026-03-11T07:40:00Z"/>
          <w:noProof/>
        </w:rPr>
      </w:pPr>
      <w:del w:id="1643" w:author="Ryutaro Mori" w:date="2026-03-11T16:40:00Z" w16du:dateUtc="2026-03-11T07:40:00Z">
        <w:r w:rsidDel="00465696">
          <w:rPr>
            <w:noProof/>
          </w:rPr>
          <w:delText xml:space="preserve">Fischbacher, U., &amp; Gächter, S. (2010). Social Preferences, Beliefs, and the Dynamics of Free Riding in Public Goods Experiments. </w:delText>
        </w:r>
        <w:r w:rsidRPr="006A2CA5" w:rsidDel="00465696">
          <w:rPr>
            <w:i/>
            <w:noProof/>
          </w:rPr>
          <w:delText>The American Economic Review</w:delText>
        </w:r>
        <w:r w:rsidDel="00465696">
          <w:rPr>
            <w:noProof/>
          </w:rPr>
          <w:delText xml:space="preserve">, </w:delText>
        </w:r>
        <w:r w:rsidRPr="006A2CA5" w:rsidDel="00465696">
          <w:rPr>
            <w:i/>
            <w:noProof/>
          </w:rPr>
          <w:delText>100</w:delText>
        </w:r>
        <w:r w:rsidDel="00465696">
          <w:rPr>
            <w:noProof/>
          </w:rPr>
          <w:delText>(1), 541–556.</w:delText>
        </w:r>
      </w:del>
    </w:p>
    <w:p w14:paraId="060FF095" w14:textId="4D6D1B7D" w:rsidR="00A54F80" w:rsidDel="00465696" w:rsidRDefault="00A54F80" w:rsidP="00643EBC">
      <w:pPr>
        <w:pStyle w:val="a3"/>
        <w:numPr>
          <w:ilvl w:val="0"/>
          <w:numId w:val="3"/>
        </w:numPr>
        <w:spacing w:after="0"/>
        <w:ind w:leftChars="0"/>
        <w:rPr>
          <w:del w:id="1644" w:author="Ryutaro Mori" w:date="2026-03-11T16:40:00Z" w16du:dateUtc="2026-03-11T07:40:00Z"/>
          <w:noProof/>
        </w:rPr>
      </w:pPr>
      <w:del w:id="1645" w:author="Ryutaro Mori" w:date="2026-03-11T16:40:00Z" w16du:dateUtc="2026-03-11T07:40:00Z">
        <w:r w:rsidDel="00465696">
          <w:rPr>
            <w:noProof/>
          </w:rPr>
          <w:delText xml:space="preserve">Fischbacher, U., Gächter, S., &amp; Fehr, E. (2001). Are people conditionally cooperative? Evidence from a public goods experiment. </w:delText>
        </w:r>
        <w:r w:rsidRPr="006A2CA5" w:rsidDel="00465696">
          <w:rPr>
            <w:i/>
            <w:noProof/>
          </w:rPr>
          <w:delText>Economics Letters</w:delText>
        </w:r>
        <w:r w:rsidDel="00465696">
          <w:rPr>
            <w:noProof/>
          </w:rPr>
          <w:delText xml:space="preserve">, </w:delText>
        </w:r>
        <w:r w:rsidRPr="006A2CA5" w:rsidDel="00465696">
          <w:rPr>
            <w:i/>
            <w:noProof/>
          </w:rPr>
          <w:delText>71</w:delText>
        </w:r>
        <w:r w:rsidDel="00465696">
          <w:rPr>
            <w:noProof/>
          </w:rPr>
          <w:delText>(3), 397–404.</w:delText>
        </w:r>
      </w:del>
    </w:p>
    <w:p w14:paraId="4352A7AF" w14:textId="10FFBA61" w:rsidR="00A54F80" w:rsidDel="00465696" w:rsidRDefault="00A54F80" w:rsidP="00643EBC">
      <w:pPr>
        <w:pStyle w:val="a3"/>
        <w:numPr>
          <w:ilvl w:val="0"/>
          <w:numId w:val="3"/>
        </w:numPr>
        <w:spacing w:after="0"/>
        <w:ind w:leftChars="0"/>
        <w:rPr>
          <w:del w:id="1646" w:author="Ryutaro Mori" w:date="2026-03-11T16:40:00Z" w16du:dateUtc="2026-03-11T07:40:00Z"/>
          <w:noProof/>
        </w:rPr>
      </w:pPr>
      <w:del w:id="1647" w:author="Ryutaro Mori" w:date="2026-03-11T16:40:00Z" w16du:dateUtc="2026-03-11T07:40:00Z">
        <w:r w:rsidDel="00465696">
          <w:rPr>
            <w:noProof/>
          </w:rPr>
          <w:delText xml:space="preserve">Friedman, D., &amp; Oprea, R. (2012). A Continuous Dilemma. </w:delText>
        </w:r>
        <w:r w:rsidRPr="006A2CA5" w:rsidDel="00465696">
          <w:rPr>
            <w:i/>
            <w:noProof/>
          </w:rPr>
          <w:delText>The American Economic Review</w:delText>
        </w:r>
        <w:r w:rsidDel="00465696">
          <w:rPr>
            <w:noProof/>
          </w:rPr>
          <w:delText xml:space="preserve">, </w:delText>
        </w:r>
        <w:r w:rsidRPr="006A2CA5" w:rsidDel="00465696">
          <w:rPr>
            <w:i/>
            <w:noProof/>
          </w:rPr>
          <w:delText>102</w:delText>
        </w:r>
        <w:r w:rsidDel="00465696">
          <w:rPr>
            <w:noProof/>
          </w:rPr>
          <w:delText>(1), 337–363.</w:delText>
        </w:r>
      </w:del>
    </w:p>
    <w:p w14:paraId="3F453AB3" w14:textId="390B079F" w:rsidR="00A54F80" w:rsidDel="00465696" w:rsidRDefault="00A54F80" w:rsidP="00643EBC">
      <w:pPr>
        <w:pStyle w:val="a3"/>
        <w:numPr>
          <w:ilvl w:val="0"/>
          <w:numId w:val="3"/>
        </w:numPr>
        <w:spacing w:after="0"/>
        <w:ind w:leftChars="0"/>
        <w:rPr>
          <w:del w:id="1648" w:author="Ryutaro Mori" w:date="2026-03-11T16:40:00Z" w16du:dateUtc="2026-03-11T07:40:00Z"/>
          <w:noProof/>
        </w:rPr>
      </w:pPr>
      <w:del w:id="1649" w:author="Ryutaro Mori" w:date="2026-03-11T16:40:00Z" w16du:dateUtc="2026-03-11T07:40:00Z">
        <w:r w:rsidDel="00465696">
          <w:rPr>
            <w:noProof/>
          </w:rPr>
          <w:delText xml:space="preserve">Gächter, S., &amp; Renner, E. (2018). Leaders as role models and </w:delText>
        </w:r>
        <w:r w:rsidR="001B368B" w:rsidDel="00465696">
          <w:rPr>
            <w:noProof/>
          </w:rPr>
          <w:delText>‘</w:delText>
        </w:r>
        <w:r w:rsidDel="00465696">
          <w:rPr>
            <w:noProof/>
          </w:rPr>
          <w:delText>belief managers</w:delText>
        </w:r>
        <w:r w:rsidR="001B368B" w:rsidDel="00465696">
          <w:rPr>
            <w:noProof/>
          </w:rPr>
          <w:delText>’</w:delText>
        </w:r>
        <w:r w:rsidDel="00465696">
          <w:rPr>
            <w:noProof/>
          </w:rPr>
          <w:delText xml:space="preserve"> in social dilemmas. </w:delText>
        </w:r>
        <w:r w:rsidRPr="006A2CA5" w:rsidDel="00465696">
          <w:rPr>
            <w:i/>
            <w:noProof/>
          </w:rPr>
          <w:delText>Journal of Economic Behavior &amp; Organization</w:delText>
        </w:r>
        <w:r w:rsidDel="00465696">
          <w:rPr>
            <w:noProof/>
          </w:rPr>
          <w:delText xml:space="preserve">, </w:delText>
        </w:r>
        <w:r w:rsidRPr="006A2CA5" w:rsidDel="00465696">
          <w:rPr>
            <w:i/>
            <w:noProof/>
          </w:rPr>
          <w:delText>154</w:delText>
        </w:r>
        <w:r w:rsidDel="00465696">
          <w:rPr>
            <w:noProof/>
          </w:rPr>
          <w:delText>, 321–334.</w:delText>
        </w:r>
      </w:del>
    </w:p>
    <w:p w14:paraId="03F00BC4" w14:textId="2B516F51" w:rsidR="00A54F80" w:rsidDel="00465696" w:rsidRDefault="00A54F80" w:rsidP="00643EBC">
      <w:pPr>
        <w:pStyle w:val="a3"/>
        <w:numPr>
          <w:ilvl w:val="0"/>
          <w:numId w:val="3"/>
        </w:numPr>
        <w:spacing w:after="0"/>
        <w:ind w:leftChars="0"/>
        <w:rPr>
          <w:del w:id="1650" w:author="Ryutaro Mori" w:date="2026-03-11T16:40:00Z" w16du:dateUtc="2026-03-11T07:40:00Z"/>
          <w:noProof/>
        </w:rPr>
      </w:pPr>
      <w:del w:id="1651" w:author="Ryutaro Mori" w:date="2026-03-11T16:40:00Z" w16du:dateUtc="2026-03-11T07:40:00Z">
        <w:r w:rsidDel="00465696">
          <w:rPr>
            <w:noProof/>
          </w:rPr>
          <w:delText xml:space="preserve">Goren, H., Kurzban, R., &amp; Rapoport, A. (2003). Social loafing vs. social enhancement: Public goods provisioning in real-time with irrevocable commitments. </w:delText>
        </w:r>
        <w:r w:rsidRPr="006A2CA5" w:rsidDel="00465696">
          <w:rPr>
            <w:i/>
            <w:noProof/>
          </w:rPr>
          <w:delText>Organizational Behavior and Human Decision Processes</w:delText>
        </w:r>
        <w:r w:rsidDel="00465696">
          <w:rPr>
            <w:noProof/>
          </w:rPr>
          <w:delText xml:space="preserve">, </w:delText>
        </w:r>
        <w:r w:rsidRPr="006A2CA5" w:rsidDel="00465696">
          <w:rPr>
            <w:i/>
            <w:noProof/>
          </w:rPr>
          <w:delText>90</w:delText>
        </w:r>
        <w:r w:rsidDel="00465696">
          <w:rPr>
            <w:noProof/>
          </w:rPr>
          <w:delText>(2), 277–290.</w:delText>
        </w:r>
      </w:del>
    </w:p>
    <w:p w14:paraId="3B79BFFB" w14:textId="11129CD3" w:rsidR="00A54F80" w:rsidDel="00465696" w:rsidRDefault="00A54F80" w:rsidP="00643EBC">
      <w:pPr>
        <w:pStyle w:val="a3"/>
        <w:numPr>
          <w:ilvl w:val="0"/>
          <w:numId w:val="3"/>
        </w:numPr>
        <w:spacing w:after="0"/>
        <w:ind w:leftChars="0"/>
        <w:rPr>
          <w:del w:id="1652" w:author="Ryutaro Mori" w:date="2026-03-11T16:40:00Z" w16du:dateUtc="2026-03-11T07:40:00Z"/>
          <w:noProof/>
        </w:rPr>
      </w:pPr>
      <w:del w:id="1653" w:author="Ryutaro Mori" w:date="2026-03-11T16:40:00Z" w16du:dateUtc="2026-03-11T07:40:00Z">
        <w:r w:rsidDel="00465696">
          <w:rPr>
            <w:noProof/>
          </w:rPr>
          <w:delText xml:space="preserve">Hale, T. (2020). Catalytic cooperation. </w:delText>
        </w:r>
        <w:r w:rsidRPr="006A2CA5" w:rsidDel="00465696">
          <w:rPr>
            <w:i/>
            <w:noProof/>
          </w:rPr>
          <w:delText>Global Environmental Politics</w:delText>
        </w:r>
        <w:r w:rsidDel="00465696">
          <w:rPr>
            <w:noProof/>
          </w:rPr>
          <w:delText xml:space="preserve">, </w:delText>
        </w:r>
        <w:r w:rsidRPr="006A2CA5" w:rsidDel="00465696">
          <w:rPr>
            <w:i/>
            <w:noProof/>
          </w:rPr>
          <w:delText>20</w:delText>
        </w:r>
        <w:r w:rsidDel="00465696">
          <w:rPr>
            <w:noProof/>
          </w:rPr>
          <w:delText>(4), 73–98.</w:delText>
        </w:r>
      </w:del>
    </w:p>
    <w:p w14:paraId="4CC40C88" w14:textId="6E85B4AE" w:rsidR="00A54F80" w:rsidDel="00465696" w:rsidRDefault="00A54F80" w:rsidP="00643EBC">
      <w:pPr>
        <w:pStyle w:val="a3"/>
        <w:numPr>
          <w:ilvl w:val="0"/>
          <w:numId w:val="3"/>
        </w:numPr>
        <w:spacing w:after="0"/>
        <w:ind w:leftChars="0"/>
        <w:rPr>
          <w:del w:id="1654" w:author="Ryutaro Mori" w:date="2026-03-11T16:40:00Z" w16du:dateUtc="2026-03-11T07:40:00Z"/>
          <w:noProof/>
        </w:rPr>
      </w:pPr>
      <w:del w:id="1655" w:author="Ryutaro Mori" w:date="2026-03-11T16:40:00Z" w16du:dateUtc="2026-03-11T07:40:00Z">
        <w:r w:rsidDel="00465696">
          <w:rPr>
            <w:noProof/>
          </w:rPr>
          <w:delText xml:space="preserve">Kollock, P. (1998). Social dilemmas: The anatomy of cooperation. </w:delText>
        </w:r>
        <w:r w:rsidRPr="006A2CA5" w:rsidDel="00465696">
          <w:rPr>
            <w:i/>
            <w:noProof/>
          </w:rPr>
          <w:delText>Annual Review of Sociology</w:delText>
        </w:r>
        <w:r w:rsidDel="00465696">
          <w:rPr>
            <w:noProof/>
          </w:rPr>
          <w:delText xml:space="preserve">, </w:delText>
        </w:r>
        <w:r w:rsidRPr="006A2CA5" w:rsidDel="00465696">
          <w:rPr>
            <w:i/>
            <w:noProof/>
          </w:rPr>
          <w:delText>24</w:delText>
        </w:r>
        <w:r w:rsidDel="00465696">
          <w:rPr>
            <w:noProof/>
          </w:rPr>
          <w:delText>(1), 183–214.</w:delText>
        </w:r>
      </w:del>
    </w:p>
    <w:p w14:paraId="25B9B210" w14:textId="76FAFB0E" w:rsidR="00A54F80" w:rsidDel="00465696" w:rsidRDefault="00A54F80" w:rsidP="00643EBC">
      <w:pPr>
        <w:pStyle w:val="a3"/>
        <w:numPr>
          <w:ilvl w:val="0"/>
          <w:numId w:val="3"/>
        </w:numPr>
        <w:spacing w:after="0"/>
        <w:ind w:leftChars="0"/>
        <w:rPr>
          <w:del w:id="1656" w:author="Ryutaro Mori" w:date="2026-03-11T16:40:00Z" w16du:dateUtc="2026-03-11T07:40:00Z"/>
          <w:noProof/>
        </w:rPr>
      </w:pPr>
      <w:del w:id="1657" w:author="Ryutaro Mori" w:date="2026-03-11T16:40:00Z" w16du:dateUtc="2026-03-11T07:40:00Z">
        <w:r w:rsidDel="00465696">
          <w:rPr>
            <w:noProof/>
          </w:rPr>
          <w:delText xml:space="preserve">Kuroda, K., Tump, A. N., &amp; Kurvers, R. H. J. M. (2025). Individual differences in speed-accuracy trade-off influence social decision-making in dyads. </w:delText>
        </w:r>
        <w:r w:rsidRPr="006A2CA5" w:rsidDel="00465696">
          <w:rPr>
            <w:i/>
            <w:noProof/>
          </w:rPr>
          <w:delText>Proceedings. Biological Sciences</w:delText>
        </w:r>
        <w:r w:rsidDel="00465696">
          <w:rPr>
            <w:noProof/>
          </w:rPr>
          <w:delText xml:space="preserve">, </w:delText>
        </w:r>
        <w:r w:rsidRPr="006A2CA5" w:rsidDel="00465696">
          <w:rPr>
            <w:i/>
            <w:noProof/>
          </w:rPr>
          <w:delText>292</w:delText>
        </w:r>
        <w:r w:rsidDel="00465696">
          <w:rPr>
            <w:noProof/>
          </w:rPr>
          <w:delText>(2051), 20251077.</w:delText>
        </w:r>
      </w:del>
    </w:p>
    <w:p w14:paraId="360A36D1" w14:textId="4B4AD6C1" w:rsidR="00A54F80" w:rsidDel="00465696" w:rsidRDefault="00A54F80" w:rsidP="00643EBC">
      <w:pPr>
        <w:pStyle w:val="a3"/>
        <w:numPr>
          <w:ilvl w:val="0"/>
          <w:numId w:val="3"/>
        </w:numPr>
        <w:spacing w:after="0"/>
        <w:ind w:leftChars="0"/>
        <w:rPr>
          <w:del w:id="1658" w:author="Ryutaro Mori" w:date="2026-03-11T16:40:00Z" w16du:dateUtc="2026-03-11T07:40:00Z"/>
          <w:noProof/>
        </w:rPr>
      </w:pPr>
      <w:del w:id="1659" w:author="Ryutaro Mori" w:date="2026-03-11T16:40:00Z" w16du:dateUtc="2026-03-11T07:40:00Z">
        <w:r w:rsidDel="00465696">
          <w:rPr>
            <w:noProof/>
          </w:rPr>
          <w:delText xml:space="preserve">Kurzban, R., McCabe, K., Smith, V. L., &amp; Wilson, B. J. (2001). Incremental commitment and reciprocity in a real-time public goods game. </w:delText>
        </w:r>
        <w:r w:rsidRPr="006A2CA5" w:rsidDel="00465696">
          <w:rPr>
            <w:i/>
            <w:noProof/>
          </w:rPr>
          <w:delText>Personality &amp; Social Psychology Bulletin</w:delText>
        </w:r>
        <w:r w:rsidDel="00465696">
          <w:rPr>
            <w:noProof/>
          </w:rPr>
          <w:delText xml:space="preserve">, </w:delText>
        </w:r>
        <w:r w:rsidRPr="006A2CA5" w:rsidDel="00465696">
          <w:rPr>
            <w:i/>
            <w:noProof/>
          </w:rPr>
          <w:delText>27</w:delText>
        </w:r>
        <w:r w:rsidDel="00465696">
          <w:rPr>
            <w:noProof/>
          </w:rPr>
          <w:delText>(12), 1662–1673.</w:delText>
        </w:r>
      </w:del>
    </w:p>
    <w:p w14:paraId="789F8558" w14:textId="3AEF0294" w:rsidR="00A54F80" w:rsidDel="00465696" w:rsidRDefault="00A54F80" w:rsidP="00643EBC">
      <w:pPr>
        <w:pStyle w:val="a3"/>
        <w:numPr>
          <w:ilvl w:val="0"/>
          <w:numId w:val="3"/>
        </w:numPr>
        <w:spacing w:after="0"/>
        <w:ind w:leftChars="0"/>
        <w:rPr>
          <w:del w:id="1660" w:author="Ryutaro Mori" w:date="2026-03-11T16:40:00Z" w16du:dateUtc="2026-03-11T07:40:00Z"/>
          <w:noProof/>
        </w:rPr>
      </w:pPr>
      <w:del w:id="1661" w:author="Ryutaro Mori" w:date="2026-03-11T16:40:00Z" w16du:dateUtc="2026-03-11T07:40:00Z">
        <w:r w:rsidDel="00465696">
          <w:rPr>
            <w:noProof/>
          </w:rPr>
          <w:delText xml:space="preserve">Mori, R., Hanaki, N., &amp; Kameda, T. (2024). An outside individual option increases optimism and facilitates collaboration when groups form flexibly. </w:delText>
        </w:r>
        <w:r w:rsidRPr="006A2CA5" w:rsidDel="00465696">
          <w:rPr>
            <w:i/>
            <w:noProof/>
          </w:rPr>
          <w:delText>Nature Communications</w:delText>
        </w:r>
        <w:r w:rsidDel="00465696">
          <w:rPr>
            <w:noProof/>
          </w:rPr>
          <w:delText xml:space="preserve">, </w:delText>
        </w:r>
        <w:r w:rsidRPr="006A2CA5" w:rsidDel="00465696">
          <w:rPr>
            <w:i/>
            <w:noProof/>
          </w:rPr>
          <w:delText>15</w:delText>
        </w:r>
        <w:r w:rsidDel="00465696">
          <w:rPr>
            <w:noProof/>
          </w:rPr>
          <w:delText>(1), 1–13.</w:delText>
        </w:r>
      </w:del>
    </w:p>
    <w:p w14:paraId="6040AF1F" w14:textId="45BD7FEC" w:rsidR="00A54F80" w:rsidDel="00465696" w:rsidRDefault="00A54F80" w:rsidP="00643EBC">
      <w:pPr>
        <w:pStyle w:val="a3"/>
        <w:numPr>
          <w:ilvl w:val="0"/>
          <w:numId w:val="3"/>
        </w:numPr>
        <w:spacing w:after="0"/>
        <w:ind w:leftChars="0"/>
        <w:rPr>
          <w:del w:id="1662" w:author="Ryutaro Mori" w:date="2026-03-11T16:40:00Z" w16du:dateUtc="2026-03-11T07:40:00Z"/>
          <w:noProof/>
        </w:rPr>
      </w:pPr>
      <w:del w:id="1663" w:author="Ryutaro Mori" w:date="2026-03-11T16:40:00Z" w16du:dateUtc="2026-03-11T07:40:00Z">
        <w:r w:rsidDel="00465696">
          <w:rPr>
            <w:noProof/>
          </w:rPr>
          <w:delText xml:space="preserve">Nosenzo, D., &amp; Sefton, M. (2011). Endogenous move structure and voluntary provision of public goods: Theory and experiment. </w:delText>
        </w:r>
        <w:r w:rsidRPr="006A2CA5" w:rsidDel="00465696">
          <w:rPr>
            <w:i/>
            <w:noProof/>
          </w:rPr>
          <w:delText>Journal of Public Economic Theory</w:delText>
        </w:r>
        <w:r w:rsidDel="00465696">
          <w:rPr>
            <w:noProof/>
          </w:rPr>
          <w:delText xml:space="preserve">, </w:delText>
        </w:r>
        <w:r w:rsidRPr="006A2CA5" w:rsidDel="00465696">
          <w:rPr>
            <w:i/>
            <w:noProof/>
          </w:rPr>
          <w:delText>13</w:delText>
        </w:r>
        <w:r w:rsidDel="00465696">
          <w:rPr>
            <w:noProof/>
          </w:rPr>
          <w:delText>(5), 721–754.</w:delText>
        </w:r>
      </w:del>
    </w:p>
    <w:p w14:paraId="731089C3" w14:textId="654E0292" w:rsidR="00A54F80" w:rsidDel="00465696" w:rsidRDefault="00A54F80" w:rsidP="00643EBC">
      <w:pPr>
        <w:pStyle w:val="a3"/>
        <w:numPr>
          <w:ilvl w:val="0"/>
          <w:numId w:val="3"/>
        </w:numPr>
        <w:spacing w:after="0"/>
        <w:ind w:leftChars="0"/>
        <w:rPr>
          <w:del w:id="1664" w:author="Ryutaro Mori" w:date="2026-03-11T16:40:00Z" w16du:dateUtc="2026-03-11T07:40:00Z"/>
          <w:noProof/>
        </w:rPr>
      </w:pPr>
      <w:del w:id="1665" w:author="Ryutaro Mori" w:date="2026-03-11T16:40:00Z" w16du:dateUtc="2026-03-11T07:40:00Z">
        <w:r w:rsidDel="00465696">
          <w:rPr>
            <w:noProof/>
          </w:rPr>
          <w:delText xml:space="preserve">Olson, M. (1974). </w:delText>
        </w:r>
        <w:r w:rsidRPr="006A2CA5" w:rsidDel="00465696">
          <w:rPr>
            <w:i/>
            <w:noProof/>
          </w:rPr>
          <w:delText>The logic of collective action: Public goods and the theory of groups, second printing with a new preface and appendix</w:delText>
        </w:r>
        <w:r w:rsidDel="00465696">
          <w:rPr>
            <w:noProof/>
          </w:rPr>
          <w:delText>. Harvard University Press.</w:delText>
        </w:r>
      </w:del>
    </w:p>
    <w:p w14:paraId="47517DBA" w14:textId="23C5931C" w:rsidR="00A54F80" w:rsidDel="00465696" w:rsidRDefault="00A54F80" w:rsidP="00643EBC">
      <w:pPr>
        <w:pStyle w:val="a3"/>
        <w:numPr>
          <w:ilvl w:val="0"/>
          <w:numId w:val="3"/>
        </w:numPr>
        <w:spacing w:after="0"/>
        <w:ind w:leftChars="0"/>
        <w:rPr>
          <w:del w:id="1666" w:author="Ryutaro Mori" w:date="2026-03-11T16:40:00Z" w16du:dateUtc="2026-03-11T07:40:00Z"/>
          <w:noProof/>
        </w:rPr>
      </w:pPr>
      <w:del w:id="1667" w:author="Ryutaro Mori" w:date="2026-03-11T16:40:00Z" w16du:dateUtc="2026-03-11T07:40:00Z">
        <w:r w:rsidDel="00465696">
          <w:rPr>
            <w:noProof/>
          </w:rPr>
          <w:delText xml:space="preserve">Oprea, R., Charness, G., &amp; Friedman, D. (2014). Continuous time and communication in a public-goods experiment. </w:delText>
        </w:r>
        <w:r w:rsidRPr="006A2CA5" w:rsidDel="00465696">
          <w:rPr>
            <w:i/>
            <w:noProof/>
          </w:rPr>
          <w:delText>Journal of Economic Behavior &amp; Organization</w:delText>
        </w:r>
        <w:r w:rsidDel="00465696">
          <w:rPr>
            <w:noProof/>
          </w:rPr>
          <w:delText xml:space="preserve">, </w:delText>
        </w:r>
        <w:r w:rsidRPr="006A2CA5" w:rsidDel="00465696">
          <w:rPr>
            <w:i/>
            <w:noProof/>
          </w:rPr>
          <w:delText>108</w:delText>
        </w:r>
        <w:r w:rsidDel="00465696">
          <w:rPr>
            <w:noProof/>
          </w:rPr>
          <w:delText>, 212–223.</w:delText>
        </w:r>
      </w:del>
    </w:p>
    <w:p w14:paraId="2B371A4B" w14:textId="57C0A3A7" w:rsidR="00A54F80" w:rsidDel="00465696" w:rsidRDefault="00A54F80" w:rsidP="00643EBC">
      <w:pPr>
        <w:pStyle w:val="a3"/>
        <w:numPr>
          <w:ilvl w:val="0"/>
          <w:numId w:val="3"/>
        </w:numPr>
        <w:spacing w:after="0"/>
        <w:ind w:leftChars="0"/>
        <w:rPr>
          <w:del w:id="1668" w:author="Ryutaro Mori" w:date="2026-03-11T16:40:00Z" w16du:dateUtc="2026-03-11T07:40:00Z"/>
          <w:noProof/>
        </w:rPr>
      </w:pPr>
      <w:del w:id="1669" w:author="Ryutaro Mori" w:date="2026-03-11T16:40:00Z" w16du:dateUtc="2026-03-11T07:40:00Z">
        <w:r w:rsidDel="00465696">
          <w:rPr>
            <w:noProof/>
          </w:rPr>
          <w:delText xml:space="preserve">Ostrom, E. (2015). </w:delText>
        </w:r>
        <w:r w:rsidRPr="006A2CA5" w:rsidDel="00465696">
          <w:rPr>
            <w:i/>
            <w:noProof/>
          </w:rPr>
          <w:delText>Governing the commons: The evolution of institutions for collective action: The evolution of institutions for collective action</w:delText>
        </w:r>
        <w:r w:rsidDel="00465696">
          <w:rPr>
            <w:noProof/>
          </w:rPr>
          <w:delText>. Cambridge University Press.</w:delText>
        </w:r>
      </w:del>
    </w:p>
    <w:p w14:paraId="08766541" w14:textId="56FD2A09" w:rsidR="00A54F80" w:rsidDel="00465696" w:rsidRDefault="00A54F80" w:rsidP="00643EBC">
      <w:pPr>
        <w:pStyle w:val="a3"/>
        <w:numPr>
          <w:ilvl w:val="0"/>
          <w:numId w:val="3"/>
        </w:numPr>
        <w:spacing w:after="0"/>
        <w:ind w:leftChars="0"/>
        <w:rPr>
          <w:del w:id="1670" w:author="Ryutaro Mori" w:date="2026-03-11T16:40:00Z" w16du:dateUtc="2026-03-11T07:40:00Z"/>
          <w:noProof/>
        </w:rPr>
      </w:pPr>
      <w:del w:id="1671" w:author="Ryutaro Mori" w:date="2026-03-11T16:40:00Z" w16du:dateUtc="2026-03-11T07:40:00Z">
        <w:r w:rsidDel="00465696">
          <w:rPr>
            <w:noProof/>
          </w:rPr>
          <w:delText xml:space="preserve">Tump, A. N., Pleskac, T. J., &amp; Kurvers, R. H. J. M. (2020). Wise or mad crowds? The cognitive mechanisms underlying information cascades. </w:delText>
        </w:r>
        <w:r w:rsidRPr="006A2CA5" w:rsidDel="00465696">
          <w:rPr>
            <w:i/>
            <w:noProof/>
          </w:rPr>
          <w:delText>Science Advances</w:delText>
        </w:r>
        <w:r w:rsidDel="00465696">
          <w:rPr>
            <w:noProof/>
          </w:rPr>
          <w:delText xml:space="preserve">, </w:delText>
        </w:r>
        <w:r w:rsidRPr="006A2CA5" w:rsidDel="00465696">
          <w:rPr>
            <w:i/>
            <w:noProof/>
          </w:rPr>
          <w:delText>6</w:delText>
        </w:r>
        <w:r w:rsidDel="00465696">
          <w:rPr>
            <w:noProof/>
          </w:rPr>
          <w:delText>(29), eabb0266.</w:delText>
        </w:r>
      </w:del>
    </w:p>
    <w:p w14:paraId="0E934048" w14:textId="1CED1E55" w:rsidR="00A54F80" w:rsidDel="00465696" w:rsidRDefault="00A54F80" w:rsidP="00643EBC">
      <w:pPr>
        <w:pStyle w:val="a3"/>
        <w:numPr>
          <w:ilvl w:val="0"/>
          <w:numId w:val="3"/>
        </w:numPr>
        <w:spacing w:after="0"/>
        <w:ind w:leftChars="0"/>
        <w:rPr>
          <w:del w:id="1672" w:author="Ryutaro Mori" w:date="2026-03-11T16:40:00Z" w16du:dateUtc="2026-03-11T07:40:00Z"/>
          <w:noProof/>
        </w:rPr>
      </w:pPr>
      <w:del w:id="1673" w:author="Ryutaro Mori" w:date="2026-03-11T16:40:00Z" w16du:dateUtc="2026-03-11T07:40:00Z">
        <w:r w:rsidDel="00465696">
          <w:rPr>
            <w:noProof/>
          </w:rPr>
          <w:delText xml:space="preserve">Tump, A. N., Wolf, M., Romanczuk, P., &amp; Kurvers, R. H. J. M. (2022). Avoiding costly mistakes in groups: The evolution of error management in collective decision making. </w:delText>
        </w:r>
        <w:r w:rsidRPr="006A2CA5" w:rsidDel="00465696">
          <w:rPr>
            <w:i/>
            <w:noProof/>
          </w:rPr>
          <w:delText>PLoS Computational Biology</w:delText>
        </w:r>
        <w:r w:rsidDel="00465696">
          <w:rPr>
            <w:noProof/>
          </w:rPr>
          <w:delText xml:space="preserve">, </w:delText>
        </w:r>
        <w:r w:rsidRPr="006A2CA5" w:rsidDel="00465696">
          <w:rPr>
            <w:i/>
            <w:noProof/>
          </w:rPr>
          <w:delText>18</w:delText>
        </w:r>
        <w:r w:rsidDel="00465696">
          <w:rPr>
            <w:noProof/>
          </w:rPr>
          <w:delText>(8), e1010442.</w:delText>
        </w:r>
      </w:del>
    </w:p>
    <w:p w14:paraId="3D966CFB" w14:textId="49C46481" w:rsidR="00A00604" w:rsidRDefault="00A54F80" w:rsidP="00643EBC">
      <w:pPr>
        <w:pStyle w:val="a3"/>
        <w:numPr>
          <w:ilvl w:val="0"/>
          <w:numId w:val="3"/>
        </w:numPr>
        <w:spacing w:after="0"/>
        <w:ind w:leftChars="0"/>
      </w:pPr>
      <w:del w:id="1674" w:author="Ryutaro Mori" w:date="2026-03-11T16:40:00Z" w16du:dateUtc="2026-03-11T07:40:00Z">
        <w:r w:rsidDel="00465696">
          <w:rPr>
            <w:noProof/>
          </w:rPr>
          <w:delText xml:space="preserve">Vives, M.-L., &amp; FeldmanHall, O. (2018). Tolerance to ambiguous uncertainty predicts prosocial behavior. </w:delText>
        </w:r>
        <w:r w:rsidRPr="006A2CA5" w:rsidDel="00465696">
          <w:rPr>
            <w:i/>
            <w:noProof/>
          </w:rPr>
          <w:delText>Nature Communications</w:delText>
        </w:r>
        <w:r w:rsidDel="00465696">
          <w:rPr>
            <w:noProof/>
          </w:rPr>
          <w:delText xml:space="preserve">, </w:delText>
        </w:r>
        <w:r w:rsidRPr="006A2CA5" w:rsidDel="00465696">
          <w:rPr>
            <w:i/>
            <w:noProof/>
          </w:rPr>
          <w:delText>9</w:delText>
        </w:r>
        <w:r w:rsidDel="00465696">
          <w:rPr>
            <w:noProof/>
          </w:rPr>
          <w:delText>(1), 2156.</w:delText>
        </w:r>
      </w:del>
      <w:r w:rsidR="00A00604">
        <w:fldChar w:fldCharType="end"/>
      </w:r>
    </w:p>
    <w:p w14:paraId="043A0B9F" w14:textId="77777777" w:rsidR="00D87924" w:rsidRDefault="00D87924" w:rsidP="00D87924">
      <w:pPr>
        <w:spacing w:after="0"/>
      </w:pPr>
    </w:p>
    <w:p w14:paraId="08F8125A" w14:textId="3B2A4750" w:rsidR="00113E24" w:rsidRPr="00113E24" w:rsidRDefault="00113E24" w:rsidP="00D16D45">
      <w:pPr>
        <w:widowControl/>
        <w:spacing w:after="0"/>
        <w:ind w:firstLine="0"/>
        <w:jc w:val="left"/>
      </w:pPr>
    </w:p>
    <w:sectPr w:rsidR="00113E24" w:rsidRPr="00113E24" w:rsidSect="00E14260">
      <w:footerReference w:type="even" r:id="rId20"/>
      <w:footerReference w:type="default" r:id="rId21"/>
      <w:pgSz w:w="11906" w:h="16838"/>
      <w:pgMar w:top="1985" w:right="1701" w:bottom="1701" w:left="1701" w:header="851" w:footer="992" w:gutter="0"/>
      <w:lnNumType w:countBy="1" w:restart="continuous"/>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tsuya Kameda" w:date="2026-04-05T11:06:00Z" w:initials="亀田達也">
    <w:p w14:paraId="62755DED" w14:textId="77777777" w:rsidR="00EA7279" w:rsidRDefault="00A35F6E" w:rsidP="00EA7279">
      <w:pPr>
        <w:jc w:val="left"/>
      </w:pPr>
      <w:r>
        <w:rPr>
          <w:rStyle w:val="a6"/>
        </w:rPr>
        <w:annotationRef/>
      </w:r>
      <w:r w:rsidR="00EA7279">
        <w:t>real time</w:t>
      </w:r>
      <w:r w:rsidR="00EA7279">
        <w:rPr>
          <w:rFonts w:hint="eastAsia"/>
        </w:rPr>
        <w:t>が第一文に続いて出てくるのは冗長に感じました。あと、あまりつながり（</w:t>
      </w:r>
      <w:r w:rsidR="00EA7279">
        <w:t>Thus, )</w:t>
      </w:r>
      <w:r w:rsidR="00EA7279">
        <w:rPr>
          <w:rFonts w:hint="eastAsia"/>
        </w:rPr>
        <w:t>を説明的にしないほうがインパクトがあると思います。</w:t>
      </w:r>
    </w:p>
  </w:comment>
  <w:comment w:id="4" w:author="Tatsuya Kameda" w:date="2026-04-05T11:08:00Z" w:initials="亀田達也">
    <w:p w14:paraId="1116BD59" w14:textId="166CA909" w:rsidR="006C4EC3" w:rsidRDefault="006C4EC3" w:rsidP="006C4EC3">
      <w:pPr>
        <w:jc w:val="left"/>
      </w:pPr>
      <w:r>
        <w:rPr>
          <w:rStyle w:val="a6"/>
        </w:rPr>
        <w:annotationRef/>
      </w:r>
      <w:r>
        <w:t>NHB</w:t>
      </w:r>
      <w:r>
        <w:rPr>
          <w:rFonts w:hint="eastAsia"/>
        </w:rPr>
        <w:t>なので限定せず、少し一般化したほうがいいかも。</w:t>
      </w:r>
    </w:p>
  </w:comment>
  <w:comment w:id="15" w:author="Tatsuya Kameda" w:date="2026-02-13T11:14:00Z" w:initials="MOU">
    <w:p w14:paraId="79F056B2" w14:textId="77777777" w:rsidR="00824B00" w:rsidRDefault="000B53A1" w:rsidP="00824B00">
      <w:pPr>
        <w:jc w:val="left"/>
      </w:pPr>
      <w:r>
        <w:rPr>
          <w:rStyle w:val="a6"/>
        </w:rPr>
        <w:annotationRef/>
      </w:r>
      <w:r w:rsidR="00824B00">
        <w:rPr>
          <w:rFonts w:hint="eastAsia"/>
        </w:rPr>
        <w:t>タイミングの問題が鍵を握る、社会的に重要な意思決定場面を例に出して、議論のポイントをより明確にスケッチすべき。実世界のコラボレーションがリアルタイムに行われるという点に加え、そのことがコロボレーションの成立・維持に</w:t>
      </w:r>
      <w:r w:rsidR="00824B00">
        <w:t>Siginificant</w:t>
      </w:r>
      <w:r w:rsidR="00824B00">
        <w:rPr>
          <w:rFonts w:hint="eastAsia"/>
        </w:rPr>
        <w:t>な意味をもつことを論じる。</w:t>
      </w:r>
    </w:p>
  </w:comment>
  <w:comment w:id="16" w:author="Ryutaro Mori" w:date="2026-02-25T14:32:00Z" w:initials="RM">
    <w:p w14:paraId="325A667F" w14:textId="77777777" w:rsidR="00DE1955" w:rsidRDefault="00DE1955" w:rsidP="00DE1955">
      <w:pPr>
        <w:jc w:val="left"/>
      </w:pPr>
      <w:r>
        <w:rPr>
          <w:rStyle w:val="a6"/>
        </w:rPr>
        <w:annotationRef/>
      </w:r>
      <w:r>
        <w:rPr>
          <w:rFonts w:hint="eastAsia"/>
        </w:rPr>
        <w:t>次のパラグラフを使って、</w:t>
      </w:r>
      <w:r>
        <w:t>CO2</w:t>
      </w:r>
      <w:r>
        <w:rPr>
          <w:rFonts w:hint="eastAsia"/>
        </w:rPr>
        <w:t>排出枠交渉の例を出してみました</w:t>
      </w:r>
    </w:p>
  </w:comment>
  <w:comment w:id="27" w:author="Ryutaro Mori" w:date="2026-04-02T01:06:00Z" w:initials="RM">
    <w:p w14:paraId="067DA69F" w14:textId="77777777" w:rsidR="00475F2E" w:rsidRDefault="00475F2E" w:rsidP="00475F2E">
      <w:pPr>
        <w:jc w:val="left"/>
      </w:pPr>
      <w:r>
        <w:rPr>
          <w:rStyle w:val="a6"/>
        </w:rPr>
        <w:annotationRef/>
      </w:r>
      <w:r>
        <w:rPr>
          <w:rFonts w:hint="eastAsia"/>
        </w:rPr>
        <w:t>より正確になるように少し修正しました。</w:t>
      </w:r>
    </w:p>
  </w:comment>
  <w:comment w:id="58" w:author="Ryutaro Mori" w:date="2026-02-25T14:36:00Z" w:initials="RM">
    <w:p w14:paraId="5B20E856" w14:textId="6EF477EE" w:rsidR="00DE1955" w:rsidRDefault="00DE1955" w:rsidP="00DE1955">
      <w:pPr>
        <w:jc w:val="left"/>
      </w:pPr>
      <w:r>
        <w:rPr>
          <w:rStyle w:val="a6"/>
        </w:rPr>
        <w:annotationRef/>
      </w:r>
      <w:r>
        <w:rPr>
          <w:rFonts w:hint="eastAsia"/>
        </w:rPr>
        <w:t>花木先生コメント：</w:t>
      </w:r>
      <w:r>
        <w:t xml:space="preserve">jointly </w:t>
      </w:r>
      <w:r>
        <w:rPr>
          <w:rFonts w:hint="eastAsia"/>
        </w:rPr>
        <w:t>の意味がよくわからないです。モデルの中の、何と何が一緒にならないと実験結果の説明ができないのでしょうか？</w:t>
      </w:r>
    </w:p>
  </w:comment>
  <w:comment w:id="59" w:author="Ryutaro Mori" w:date="2026-02-25T14:38:00Z" w:initials="RM">
    <w:p w14:paraId="0C08984D" w14:textId="77777777" w:rsidR="00DE1955" w:rsidRDefault="00DE1955" w:rsidP="00DE1955">
      <w:pPr>
        <w:jc w:val="left"/>
      </w:pPr>
      <w:r>
        <w:rPr>
          <w:rStyle w:val="a6"/>
        </w:rPr>
        <w:annotationRef/>
      </w:r>
      <w:r>
        <w:t>jointly</w:t>
      </w:r>
      <w:r>
        <w:rPr>
          <w:rFonts w:hint="eastAsia"/>
        </w:rPr>
        <w:t>という単語は除き、パラグラフ全体を書き直しました：</w:t>
      </w:r>
    </w:p>
    <w:p w14:paraId="40C77560" w14:textId="77777777" w:rsidR="00DE1955" w:rsidRDefault="00DE1955" w:rsidP="00DE1955">
      <w:pPr>
        <w:jc w:val="left"/>
      </w:pPr>
      <w:r>
        <w:t xml:space="preserve">- </w:t>
      </w:r>
      <w:r>
        <w:rPr>
          <w:rFonts w:hint="eastAsia"/>
        </w:rPr>
        <w:t>説明したいパターンは、①先手協力をする人数の減少・②後手が協力に協力を返す確率の増加</w:t>
      </w:r>
      <w:r>
        <w:t xml:space="preserve"> </w:t>
      </w:r>
      <w:r>
        <w:rPr>
          <w:rFonts w:hint="eastAsia"/>
        </w:rPr>
        <w:t>の二つです</w:t>
      </w:r>
    </w:p>
    <w:p w14:paraId="6F444E30" w14:textId="77777777" w:rsidR="00DE1955" w:rsidRDefault="00DE1955" w:rsidP="00DE1955">
      <w:pPr>
        <w:jc w:val="left"/>
      </w:pPr>
      <w:r>
        <w:t>- reciprocal preference + belief-based</w:t>
      </w:r>
      <w:r>
        <w:rPr>
          <w:rFonts w:hint="eastAsia"/>
        </w:rPr>
        <w:t>というモデルの要素が必要だったことについて、最後の一文で明示しました。</w:t>
      </w:r>
    </w:p>
  </w:comment>
  <w:comment w:id="89" w:author="Ryutaro Mori" w:date="2026-03-26T01:14:00Z" w:initials="RM">
    <w:p w14:paraId="6DECEAFF" w14:textId="77777777" w:rsidR="003B48E6" w:rsidRDefault="003B48E6" w:rsidP="003B48E6">
      <w:pPr>
        <w:jc w:val="left"/>
      </w:pPr>
      <w:r>
        <w:rPr>
          <w:rStyle w:val="a6"/>
        </w:rPr>
        <w:annotationRef/>
      </w:r>
      <w:r>
        <w:rPr>
          <w:rFonts w:hint="eastAsia"/>
        </w:rPr>
        <w:t>モデルの結果について、一段一般的な言葉で言い換える意図で、パラグラフ末尾からこちらに移動してみました。</w:t>
      </w:r>
    </w:p>
  </w:comment>
  <w:comment w:id="117" w:author="Tatsuya Kameda" w:date="2026-03-01T10:21:00Z" w:initials="亀田達也">
    <w:p w14:paraId="0185F0B5" w14:textId="77777777" w:rsidR="00293B16" w:rsidRDefault="00293B16" w:rsidP="000B6BA7">
      <w:pPr>
        <w:jc w:val="left"/>
      </w:pPr>
      <w:r>
        <w:rPr>
          <w:rStyle w:val="a6"/>
        </w:rPr>
        <w:annotationRef/>
      </w:r>
      <w:r>
        <w:rPr>
          <w:color w:val="EE0000"/>
        </w:rPr>
        <w:t>decides --&gt; decide</w:t>
      </w:r>
    </w:p>
  </w:comment>
  <w:comment w:id="200" w:author="Tatsuya Kameda" w:date="2026-02-15T11:10:00Z" w:initials="亀田達也">
    <w:p w14:paraId="2EFFD87F" w14:textId="77777777" w:rsidR="008B3913" w:rsidRDefault="00B94EED" w:rsidP="008B3913">
      <w:pPr>
        <w:jc w:val="left"/>
      </w:pPr>
      <w:r>
        <w:rPr>
          <w:rStyle w:val="a6"/>
        </w:rPr>
        <w:annotationRef/>
      </w:r>
      <w:r w:rsidR="008B3913">
        <w:rPr>
          <w:rFonts w:hint="eastAsia"/>
        </w:rPr>
        <w:t>分かりにくい。</w:t>
      </w:r>
      <w:r w:rsidR="008B3913">
        <w:t>these forces</w:t>
      </w:r>
      <w:r w:rsidR="008B3913">
        <w:rPr>
          <w:rFonts w:hint="eastAsia"/>
        </w:rPr>
        <w:t>とは何？</w:t>
      </w:r>
    </w:p>
  </w:comment>
  <w:comment w:id="201" w:author="Ryutaro Mori" w:date="2026-02-25T18:15:00Z" w:initials="RM">
    <w:p w14:paraId="300FEEEF" w14:textId="77777777" w:rsidR="00AB7361" w:rsidRDefault="00881D17" w:rsidP="00AB7361">
      <w:pPr>
        <w:jc w:val="left"/>
      </w:pPr>
      <w:r>
        <w:rPr>
          <w:rStyle w:val="a6"/>
        </w:rPr>
        <w:annotationRef/>
      </w:r>
      <w:r w:rsidR="00AB7361">
        <w:rPr>
          <w:rFonts w:hint="eastAsia"/>
        </w:rPr>
        <w:t>以下の</w:t>
      </w:r>
      <w:r w:rsidR="00AB7361">
        <w:t>2</w:t>
      </w:r>
      <w:r w:rsidR="00AB7361">
        <w:rPr>
          <w:rFonts w:hint="eastAsia"/>
        </w:rPr>
        <w:t>つの</w:t>
      </w:r>
      <w:r w:rsidR="00AB7361">
        <w:t>force</w:t>
      </w:r>
      <w:r w:rsidR="00AB7361">
        <w:rPr>
          <w:rFonts w:hint="eastAsia"/>
        </w:rPr>
        <w:t>です。加筆したのですが、伝わるでしょうか？</w:t>
      </w:r>
    </w:p>
    <w:p w14:paraId="6E4E0324" w14:textId="77777777" w:rsidR="00AB7361" w:rsidRDefault="00AB7361" w:rsidP="00AB7361">
      <w:pPr>
        <w:jc w:val="left"/>
      </w:pPr>
    </w:p>
    <w:p w14:paraId="41DB5E62" w14:textId="77777777" w:rsidR="00AB7361" w:rsidRDefault="00AB7361" w:rsidP="00AB7361">
      <w:pPr>
        <w:jc w:val="left"/>
      </w:pPr>
      <w:r>
        <w:t xml:space="preserve">1. </w:t>
      </w:r>
      <w:r>
        <w:rPr>
          <w:rFonts w:hint="eastAsia"/>
        </w:rPr>
        <w:t>先手に</w:t>
      </w:r>
      <w:r>
        <w:t>assign</w:t>
      </w:r>
      <w:r>
        <w:rPr>
          <w:rFonts w:hint="eastAsia"/>
        </w:rPr>
        <w:t>されれば</w:t>
      </w:r>
      <w:r>
        <w:t>defect</w:t>
      </w:r>
      <w:r>
        <w:rPr>
          <w:rFonts w:hint="eastAsia"/>
        </w:rPr>
        <w:t>する人の一部が遅らせて先手を避ける</w:t>
      </w:r>
    </w:p>
    <w:p w14:paraId="5C9AB610" w14:textId="77777777" w:rsidR="00AB7361" w:rsidRDefault="00AB7361" w:rsidP="00AB7361">
      <w:pPr>
        <w:jc w:val="left"/>
      </w:pPr>
      <w:r>
        <w:t xml:space="preserve">2. </w:t>
      </w:r>
      <w:r>
        <w:rPr>
          <w:rFonts w:hint="eastAsia"/>
        </w:rPr>
        <w:t>先手に</w:t>
      </w:r>
      <w:r>
        <w:t>assign</w:t>
      </w:r>
      <w:r>
        <w:rPr>
          <w:rFonts w:hint="eastAsia"/>
        </w:rPr>
        <w:t>されたら</w:t>
      </w:r>
      <w:r>
        <w:t>cooperate</w:t>
      </w:r>
      <w:r>
        <w:rPr>
          <w:rFonts w:hint="eastAsia"/>
        </w:rPr>
        <w:t>する人の一部も、遅らせて先手を避け、最終的に</w:t>
      </w:r>
      <w:r>
        <w:t>defect</w:t>
      </w:r>
      <w:r>
        <w:rPr>
          <w:rFonts w:hint="eastAsia"/>
        </w:rPr>
        <w:t>に転じる</w:t>
      </w:r>
    </w:p>
  </w:comment>
  <w:comment w:id="202" w:author="Tatsuya Kameda" w:date="2026-03-01T11:37:00Z" w:initials="亀田達也">
    <w:p w14:paraId="4EC28D5B" w14:textId="77777777" w:rsidR="003E02DD" w:rsidRDefault="002E7464" w:rsidP="003E02DD">
      <w:pPr>
        <w:jc w:val="left"/>
      </w:pPr>
      <w:r>
        <w:rPr>
          <w:rStyle w:val="a6"/>
        </w:rPr>
        <w:annotationRef/>
      </w:r>
      <w:r w:rsidR="003E02DD">
        <w:rPr>
          <w:rFonts w:hint="eastAsia"/>
        </w:rPr>
        <w:t>この段落はまだ分かりにくいと感じます。とくに最後の一文と前の部分とのつながりが見えにくい（</w:t>
      </w:r>
      <w:r w:rsidR="003E02DD">
        <w:t>This selection advantage</w:t>
      </w:r>
      <w:r w:rsidR="003E02DD">
        <w:rPr>
          <w:rFonts w:hint="eastAsia"/>
        </w:rPr>
        <w:t>が何を意味しているのか）。</w:t>
      </w:r>
    </w:p>
    <w:p w14:paraId="18B5BE4B" w14:textId="77777777" w:rsidR="003E02DD" w:rsidRDefault="003E02DD" w:rsidP="003E02DD">
      <w:pPr>
        <w:jc w:val="left"/>
      </w:pPr>
    </w:p>
    <w:p w14:paraId="48850B72" w14:textId="77777777" w:rsidR="003E02DD" w:rsidRDefault="003E02DD" w:rsidP="003E02DD">
      <w:pPr>
        <w:jc w:val="left"/>
      </w:pPr>
      <w:r>
        <w:rPr>
          <w:rFonts w:hint="eastAsia"/>
        </w:rPr>
        <w:t>本文では</w:t>
      </w:r>
      <w:r>
        <w:t>RT</w:t>
      </w:r>
      <w:r>
        <w:rPr>
          <w:rFonts w:hint="eastAsia"/>
        </w:rPr>
        <w:t>条件を起点に書いているからわかりにくい。上のリプライで書いているように、</w:t>
      </w:r>
      <w:r>
        <w:t>SQ</w:t>
      </w:r>
      <w:r>
        <w:rPr>
          <w:rFonts w:hint="eastAsia"/>
        </w:rPr>
        <w:t>条件を起点に、</w:t>
      </w:r>
      <w:r>
        <w:t>SQ</w:t>
      </w:r>
      <w:r>
        <w:rPr>
          <w:rFonts w:hint="eastAsia"/>
        </w:rPr>
        <w:t>条件で先手に</w:t>
      </w:r>
      <w:r>
        <w:t>Assign (Designate)</w:t>
      </w:r>
      <w:r>
        <w:rPr>
          <w:rFonts w:hint="eastAsia"/>
        </w:rPr>
        <w:t>された人が、</w:t>
      </w:r>
      <w:r>
        <w:t>RQ</w:t>
      </w:r>
      <w:r>
        <w:rPr>
          <w:rFonts w:hint="eastAsia"/>
        </w:rPr>
        <w:t>条件では決定を遅延させ遅い</w:t>
      </w:r>
      <w:r>
        <w:t>Defection</w:t>
      </w:r>
      <w:r>
        <w:rPr>
          <w:rFonts w:hint="eastAsia"/>
        </w:rPr>
        <w:t>に向かう２つのルートがあるという書き方のほうがわかりやすいのでは？</w:t>
      </w:r>
    </w:p>
  </w:comment>
  <w:comment w:id="203" w:author="Ryutaro Mori" w:date="2026-03-11T15:39:00Z" w:initials="RM">
    <w:p w14:paraId="291A8D10" w14:textId="77777777" w:rsidR="00223248" w:rsidRDefault="00223248" w:rsidP="00223248">
      <w:pPr>
        <w:jc w:val="left"/>
      </w:pPr>
      <w:r>
        <w:rPr>
          <w:rStyle w:val="a6"/>
        </w:rPr>
        <w:annotationRef/>
      </w:r>
      <w:r>
        <w:t>SQ</w:t>
      </w:r>
      <w:r>
        <w:rPr>
          <w:rFonts w:hint="eastAsia"/>
        </w:rPr>
        <w:t>条件を起点にして、</w:t>
      </w:r>
      <w:r>
        <w:t>2</w:t>
      </w:r>
      <w:r>
        <w:rPr>
          <w:rFonts w:hint="eastAsia"/>
        </w:rPr>
        <w:t>つのルート</w:t>
      </w:r>
      <w:r>
        <w:t>/effect</w:t>
      </w:r>
      <w:r>
        <w:rPr>
          <w:rFonts w:hint="eastAsia"/>
        </w:rPr>
        <w:t>が相殺するという点について書き直しました！</w:t>
      </w:r>
    </w:p>
  </w:comment>
  <w:comment w:id="242" w:author="Ryutaro Mori" w:date="2026-04-02T00:59:00Z" w:initials="RM">
    <w:p w14:paraId="3AB7F674" w14:textId="77777777" w:rsidR="00F85CC0" w:rsidRDefault="00F85CC0" w:rsidP="00F85CC0">
      <w:pPr>
        <w:jc w:val="left"/>
      </w:pPr>
      <w:r>
        <w:rPr>
          <w:rStyle w:val="a6"/>
        </w:rPr>
        <w:annotationRef/>
      </w:r>
      <w:r>
        <w:rPr>
          <w:rFonts w:hint="eastAsia"/>
        </w:rPr>
        <w:t>概念図を追加してみました。ちょっと文字が多すぎて良くないかも知れませんが、いかがでしょうか。</w:t>
      </w:r>
    </w:p>
  </w:comment>
  <w:comment w:id="347" w:author="Ryutaro Mori" w:date="2026-01-26T05:08:00Z" w:initials="RM">
    <w:p w14:paraId="0072E1C2" w14:textId="680F34E9" w:rsidR="00AF5645" w:rsidRDefault="00AF5645" w:rsidP="00AF5645">
      <w:pPr>
        <w:jc w:val="left"/>
      </w:pPr>
      <w:r>
        <w:rPr>
          <w:rStyle w:val="a6"/>
        </w:rPr>
        <w:annotationRef/>
      </w:r>
      <w:r>
        <w:rPr>
          <w:rFonts w:hint="eastAsia"/>
        </w:rPr>
        <w:t>詳細は</w:t>
      </w:r>
      <w:r>
        <w:t>Methods</w:t>
      </w:r>
      <w:r>
        <w:rPr>
          <w:rFonts w:hint="eastAsia"/>
        </w:rPr>
        <w:t>と</w:t>
      </w:r>
      <w:r>
        <w:t>SI</w:t>
      </w:r>
      <w:r>
        <w:rPr>
          <w:rFonts w:hint="eastAsia"/>
        </w:rPr>
        <w:t>にあります。</w:t>
      </w:r>
    </w:p>
  </w:comment>
  <w:comment w:id="348" w:author="Tatsuya Kameda" w:date="2026-02-15T11:52:00Z" w:initials="亀田達也">
    <w:p w14:paraId="1A2E10EE" w14:textId="77777777" w:rsidR="000F1D5C" w:rsidRDefault="006B6203" w:rsidP="000F1D5C">
      <w:pPr>
        <w:jc w:val="left"/>
      </w:pPr>
      <w:r>
        <w:rPr>
          <w:rStyle w:val="a6"/>
        </w:rPr>
        <w:annotationRef/>
      </w:r>
      <w:r w:rsidR="000F1D5C">
        <w:t>Methods</w:t>
      </w:r>
      <w:r w:rsidR="000F1D5C">
        <w:rPr>
          <w:rFonts w:hint="eastAsia"/>
        </w:rPr>
        <w:t>に書いてあることの大部分は、本文に移すべきではないか。解析の詳細を</w:t>
      </w:r>
      <w:r w:rsidR="000F1D5C">
        <w:t>SI</w:t>
      </w:r>
      <w:r w:rsidR="000F1D5C">
        <w:rPr>
          <w:rFonts w:hint="eastAsia"/>
        </w:rPr>
        <w:t>に譲るのは良いが、モデルの概略と</w:t>
      </w:r>
      <w:r w:rsidR="000F1D5C">
        <w:t>Utility</w:t>
      </w:r>
      <w:r w:rsidR="000F1D5C">
        <w:rPr>
          <w:rFonts w:hint="eastAsia"/>
        </w:rPr>
        <w:t>に関する仮定などについては、本文で説明することが必須では？</w:t>
      </w:r>
    </w:p>
  </w:comment>
  <w:comment w:id="409" w:author="Ryutaro Mori" w:date="2026-03-11T10:19:00Z" w:initials="RM">
    <w:p w14:paraId="7BA20E7B" w14:textId="77777777" w:rsidR="00486A20" w:rsidRDefault="00486A20" w:rsidP="00486A20">
      <w:pPr>
        <w:jc w:val="left"/>
      </w:pPr>
      <w:r>
        <w:rPr>
          <w:rStyle w:val="a6"/>
        </w:rPr>
        <w:annotationRef/>
      </w:r>
      <w:r>
        <w:rPr>
          <w:rFonts w:hint="eastAsia"/>
        </w:rPr>
        <w:t>花木先生：これはよくわからないです。</w:t>
      </w:r>
    </w:p>
  </w:comment>
  <w:comment w:id="410" w:author="Ryutaro Mori" w:date="2026-03-11T15:56:00Z" w:initials="RM">
    <w:p w14:paraId="24120A0C" w14:textId="77777777" w:rsidR="00D93260" w:rsidRDefault="00D93260" w:rsidP="00D93260">
      <w:pPr>
        <w:jc w:val="left"/>
      </w:pPr>
      <w:r>
        <w:rPr>
          <w:rStyle w:val="a6"/>
        </w:rPr>
        <w:annotationRef/>
      </w:r>
      <w:r>
        <w:rPr>
          <w:rFonts w:hint="eastAsia"/>
        </w:rPr>
        <w:t>説明を追記しました！</w:t>
      </w:r>
    </w:p>
  </w:comment>
  <w:comment w:id="467" w:author="Ryutaro Mori" w:date="2026-02-25T22:06:00Z" w:initials="RM">
    <w:p w14:paraId="229986AD" w14:textId="77777777" w:rsidR="002165D7" w:rsidRDefault="002165D7" w:rsidP="002165D7">
      <w:pPr>
        <w:jc w:val="left"/>
      </w:pPr>
      <w:r>
        <w:rPr>
          <w:rStyle w:val="a6"/>
        </w:rPr>
        <w:annotationRef/>
      </w:r>
      <w:r>
        <w:rPr>
          <w:rFonts w:hint="eastAsia"/>
        </w:rPr>
        <w:t>花木先生：</w:t>
      </w:r>
      <w:r>
        <w:t>belief based reciprocity</w:t>
      </w:r>
      <w:r>
        <w:rPr>
          <w:rFonts w:hint="eastAsia"/>
        </w:rPr>
        <w:t>モデルの</w:t>
      </w:r>
      <w:r>
        <w:t>utility function</w:t>
      </w:r>
      <w:r>
        <w:rPr>
          <w:rFonts w:hint="eastAsia"/>
        </w:rPr>
        <w:t>の定式化ぐらいはここで示した方がわかりやすいのでは？</w:t>
      </w:r>
    </w:p>
    <w:p w14:paraId="76D0530A" w14:textId="77777777" w:rsidR="002165D7" w:rsidRDefault="002165D7" w:rsidP="002165D7">
      <w:pPr>
        <w:jc w:val="left"/>
      </w:pPr>
    </w:p>
    <w:p w14:paraId="20779A65" w14:textId="77777777" w:rsidR="002165D7" w:rsidRDefault="002165D7" w:rsidP="002165D7">
      <w:pPr>
        <w:jc w:val="left"/>
      </w:pPr>
      <w:r>
        <w:rPr>
          <w:rFonts w:hint="eastAsia"/>
        </w:rPr>
        <w:t>花木先生②：２番目と３番目の結果（＊閾値の大小関係）は、均衡の導出がないとわからないので、簡単に</w:t>
      </w:r>
      <w:r>
        <w:t>SQ vs RT</w:t>
      </w:r>
      <w:r>
        <w:rPr>
          <w:rFonts w:hint="eastAsia"/>
        </w:rPr>
        <w:t>での均衡を導出するのはどうでしょうか？</w:t>
      </w:r>
    </w:p>
  </w:comment>
  <w:comment w:id="468" w:author="Ryutaro Mori" w:date="2026-02-25T22:09:00Z" w:initials="RM">
    <w:p w14:paraId="765AEFDD" w14:textId="1B76623B" w:rsidR="002165D7" w:rsidRDefault="002165D7" w:rsidP="002165D7">
      <w:pPr>
        <w:jc w:val="left"/>
      </w:pPr>
      <w:r>
        <w:rPr>
          <w:rStyle w:val="a6"/>
        </w:rPr>
        <w:annotationRef/>
      </w:r>
      <w:r>
        <w:rPr>
          <w:rFonts w:hint="eastAsia"/>
        </w:rPr>
        <w:t>定式化を示しました！他にも、①</w:t>
      </w:r>
      <w:r>
        <w:t>two-stage game</w:t>
      </w:r>
      <w:r>
        <w:rPr>
          <w:rFonts w:hint="eastAsia"/>
        </w:rPr>
        <w:t>の詳細・②閾値均衡のイメージ・③閾値の大小関係の比較の直感的な証明</w:t>
      </w:r>
      <w:r>
        <w:t xml:space="preserve"> </w:t>
      </w:r>
      <w:r>
        <w:rPr>
          <w:rFonts w:hint="eastAsia"/>
        </w:rPr>
        <w:t>をより詳しく書くようにしました。</w:t>
      </w:r>
    </w:p>
    <w:p w14:paraId="19B0F3BD" w14:textId="77777777" w:rsidR="002165D7" w:rsidRDefault="002165D7" w:rsidP="002165D7">
      <w:pPr>
        <w:jc w:val="left"/>
      </w:pPr>
    </w:p>
    <w:p w14:paraId="34835647" w14:textId="77777777" w:rsidR="002165D7" w:rsidRDefault="002165D7" w:rsidP="002165D7">
      <w:pPr>
        <w:jc w:val="left"/>
      </w:pPr>
      <w:r>
        <w:rPr>
          <w:rFonts w:hint="eastAsia"/>
        </w:rPr>
        <w:t>もっと詳しく書くなら、以下のポイントかと思うのですが、どう思われますか？</w:t>
      </w:r>
    </w:p>
    <w:p w14:paraId="2D91B99C" w14:textId="77777777" w:rsidR="002165D7" w:rsidRDefault="002165D7" w:rsidP="002165D7">
      <w:pPr>
        <w:jc w:val="left"/>
      </w:pPr>
      <w:r>
        <w:rPr>
          <w:rFonts w:hint="eastAsia"/>
        </w:rPr>
        <w:t>①閾値均衡で成り立つ条件式についてフォーマルに書く</w:t>
      </w:r>
    </w:p>
    <w:p w14:paraId="54B62908" w14:textId="77777777" w:rsidR="002165D7" w:rsidRDefault="002165D7" w:rsidP="002165D7">
      <w:pPr>
        <w:jc w:val="left"/>
      </w:pPr>
      <w:r>
        <w:rPr>
          <w:rFonts w:hint="eastAsia"/>
        </w:rPr>
        <w:t>②閾値の大小関係をより厳密に証明する</w:t>
      </w:r>
    </w:p>
  </w:comment>
  <w:comment w:id="469" w:author="Ryutaro Mori" w:date="2026-03-11T19:31:00Z" w:initials="RM">
    <w:p w14:paraId="33434967" w14:textId="77777777" w:rsidR="007529CF" w:rsidRDefault="007529CF" w:rsidP="007529CF">
      <w:pPr>
        <w:jc w:val="left"/>
      </w:pPr>
      <w:r>
        <w:rPr>
          <w:rStyle w:val="a6"/>
        </w:rPr>
        <w:annotationRef/>
      </w:r>
      <w:r>
        <w:rPr>
          <w:rFonts w:hint="eastAsia"/>
        </w:rPr>
        <w:t>花木先生からのコメント：「僕は今の記述でも十分かとは思いましたが、</w:t>
      </w:r>
      <w:r>
        <w:rPr>
          <w:rFonts w:hint="eastAsia"/>
        </w:rPr>
        <w:t>(1)</w:t>
      </w:r>
      <w:r>
        <w:rPr>
          <w:rFonts w:hint="eastAsia"/>
        </w:rPr>
        <w:t>の閾値の条件式を書くのはどうでしょうか？」</w:t>
      </w:r>
    </w:p>
  </w:comment>
  <w:comment w:id="574" w:author="Tatsuya Kameda" w:date="2026-03-18T10:38:00Z" w:initials="亀田達也">
    <w:p w14:paraId="5BA7BE16" w14:textId="6D8013D8" w:rsidR="004944BC" w:rsidRDefault="00F6630E" w:rsidP="004944BC">
      <w:pPr>
        <w:jc w:val="left"/>
      </w:pPr>
      <w:r>
        <w:rPr>
          <w:rStyle w:val="a6"/>
        </w:rPr>
        <w:annotationRef/>
      </w:r>
      <w:r w:rsidR="004944BC">
        <w:rPr>
          <w:rFonts w:hint="eastAsia"/>
          <w:color w:val="EE0000"/>
        </w:rPr>
        <w:t>わからない。</w:t>
      </w:r>
      <w:r w:rsidR="004944BC">
        <w:rPr>
          <w:color w:val="EE0000"/>
        </w:rPr>
        <w:t>Method</w:t>
      </w:r>
      <w:r w:rsidR="004944BC">
        <w:rPr>
          <w:rFonts w:hint="eastAsia"/>
          <w:color w:val="EE0000"/>
        </w:rPr>
        <w:t>のゲームモデルについてのコメントを参照</w:t>
      </w:r>
      <w:r w:rsidR="004944BC">
        <w:rPr>
          <w:rFonts w:hint="eastAsia"/>
        </w:rPr>
        <w:t>。</w:t>
      </w:r>
    </w:p>
  </w:comment>
  <w:comment w:id="464" w:author="Tatsuya Kameda" w:date="2026-03-18T12:21:00Z" w:initials="亀田達也">
    <w:p w14:paraId="39F86BF2" w14:textId="77777777" w:rsidR="003D6752" w:rsidRDefault="00EC4944" w:rsidP="003D6752">
      <w:pPr>
        <w:jc w:val="left"/>
      </w:pPr>
      <w:r>
        <w:rPr>
          <w:rStyle w:val="a6"/>
        </w:rPr>
        <w:annotationRef/>
      </w:r>
      <w:r w:rsidR="003D6752">
        <w:rPr>
          <w:rFonts w:hint="eastAsia"/>
          <w:color w:val="EE0000"/>
        </w:rPr>
        <w:t>ここの記述を一般読者が正確に理解（イメージ）できるかどうかが、モデルパートの肝では。</w:t>
      </w:r>
      <w:r w:rsidR="003D6752">
        <w:rPr>
          <w:rFonts w:hint="eastAsia"/>
          <w:color w:val="EE0000"/>
        </w:rPr>
        <w:t>Type</w:t>
      </w:r>
      <w:r w:rsidR="003D6752">
        <w:rPr>
          <w:rFonts w:hint="eastAsia"/>
          <w:color w:val="EE0000"/>
        </w:rPr>
        <w:t>という概念と、連続量としてのθという概念がミスマッチ？</w:t>
      </w:r>
      <w:r w:rsidR="003D6752">
        <w:rPr>
          <w:rFonts w:hint="eastAsia"/>
          <w:color w:val="EE0000"/>
        </w:rPr>
        <w:t xml:space="preserve"> </w:t>
      </w:r>
      <w:r w:rsidR="003D6752">
        <w:rPr>
          <w:rFonts w:hint="eastAsia"/>
          <w:color w:val="EE0000"/>
        </w:rPr>
        <w:t>詳しくは、</w:t>
      </w:r>
      <w:r w:rsidR="003D6752">
        <w:rPr>
          <w:rFonts w:hint="eastAsia"/>
          <w:color w:val="EE0000"/>
        </w:rPr>
        <w:t>Methods</w:t>
      </w:r>
      <w:r w:rsidR="003D6752">
        <w:rPr>
          <w:rFonts w:hint="eastAsia"/>
          <w:color w:val="EE0000"/>
        </w:rPr>
        <w:t>のモデルに関するコメントを参照（自分自身の混乱について書いてみました）。</w:t>
      </w:r>
    </w:p>
  </w:comment>
  <w:comment w:id="465" w:author="Ryutaro Mori" w:date="2026-04-01T19:44:00Z" w:initials="RM">
    <w:p w14:paraId="50BEF56F" w14:textId="77777777" w:rsidR="00832C5E" w:rsidRDefault="00832C5E" w:rsidP="00832C5E">
      <w:pPr>
        <w:jc w:val="left"/>
      </w:pPr>
      <w:r>
        <w:rPr>
          <w:rStyle w:val="a6"/>
        </w:rPr>
        <w:annotationRef/>
      </w:r>
      <w:r>
        <w:t>1. type</w:t>
      </w:r>
      <w:r>
        <w:rPr>
          <w:rFonts w:hint="eastAsia"/>
        </w:rPr>
        <w:t>がジャーゴンであること</w:t>
      </w:r>
    </w:p>
    <w:p w14:paraId="48DA7572" w14:textId="77777777" w:rsidR="00832C5E" w:rsidRDefault="00832C5E" w:rsidP="00832C5E">
      <w:pPr>
        <w:jc w:val="left"/>
      </w:pPr>
      <w:r>
        <w:t>2. phi_ij</w:t>
      </w:r>
      <w:r>
        <w:rPr>
          <w:rFonts w:hint="eastAsia"/>
        </w:rPr>
        <w:t>がパラメタではなく、計算される期待値であること</w:t>
      </w:r>
    </w:p>
    <w:p w14:paraId="7FD87EB6" w14:textId="77777777" w:rsidR="00832C5E" w:rsidRDefault="00832C5E" w:rsidP="00832C5E">
      <w:pPr>
        <w:jc w:val="left"/>
      </w:pPr>
    </w:p>
    <w:p w14:paraId="4DF2D57F" w14:textId="77777777" w:rsidR="00832C5E" w:rsidRDefault="00832C5E" w:rsidP="00832C5E">
      <w:pPr>
        <w:jc w:val="left"/>
      </w:pPr>
      <w:r>
        <w:rPr>
          <w:rFonts w:hint="eastAsia"/>
        </w:rPr>
        <w:t>を新しく書き加えました</w:t>
      </w:r>
    </w:p>
  </w:comment>
  <w:comment w:id="559" w:author="Tatsuya Kameda" w:date="2026-03-18T13:15:00Z" w:initials="亀田達也">
    <w:p w14:paraId="4A9DE0C2" w14:textId="77777777" w:rsidR="00B90F7F" w:rsidRDefault="00B90F7F" w:rsidP="00B90F7F">
      <w:pPr>
        <w:jc w:val="left"/>
      </w:pPr>
      <w:r>
        <w:rPr>
          <w:rStyle w:val="a6"/>
        </w:rPr>
        <w:annotationRef/>
      </w:r>
      <w:r>
        <w:rPr>
          <w:rFonts w:hint="eastAsia"/>
          <w:color w:val="EE0000"/>
        </w:rPr>
        <w:t>わからない。</w:t>
      </w:r>
      <w:r>
        <w:rPr>
          <w:color w:val="EE0000"/>
        </w:rPr>
        <w:t>Posterior</w:t>
      </w:r>
      <w:r>
        <w:rPr>
          <w:rFonts w:hint="eastAsia"/>
          <w:color w:val="EE0000"/>
        </w:rPr>
        <w:t>ということは、</w:t>
      </w:r>
      <w:r>
        <w:rPr>
          <w:color w:val="EE0000"/>
        </w:rPr>
        <w:t xml:space="preserve">First mover </w:t>
      </w:r>
      <w:r>
        <w:rPr>
          <w:rFonts w:hint="eastAsia"/>
          <w:color w:val="EE0000"/>
        </w:rPr>
        <w:t>の</w:t>
      </w:r>
      <w:r>
        <w:rPr>
          <w:color w:val="EE0000"/>
        </w:rPr>
        <w:t>Commited Decision</w:t>
      </w:r>
      <w:r>
        <w:rPr>
          <w:rFonts w:hint="eastAsia"/>
          <w:color w:val="EE0000"/>
        </w:rPr>
        <w:t>を観察した</w:t>
      </w:r>
      <w:r>
        <w:rPr>
          <w:color w:val="EE0000"/>
        </w:rPr>
        <w:t>Second mover</w:t>
      </w:r>
      <w:r>
        <w:rPr>
          <w:rFonts w:hint="eastAsia"/>
          <w:color w:val="EE0000"/>
        </w:rPr>
        <w:t>についてのみ当てはまるパラメータ？</w:t>
      </w:r>
      <w:r>
        <w:rPr>
          <w:color w:val="EE0000"/>
        </w:rPr>
        <w:t xml:space="preserve"> First mover</w:t>
      </w:r>
      <w:r>
        <w:rPr>
          <w:rFonts w:hint="eastAsia"/>
          <w:color w:val="EE0000"/>
        </w:rPr>
        <w:t>の意思決定には無関係？</w:t>
      </w:r>
    </w:p>
  </w:comment>
  <w:comment w:id="644" w:author="Tatsuya Kameda" w:date="2026-03-02T12:16:00Z" w:initials="MOU">
    <w:p w14:paraId="6A4FF34F" w14:textId="77777777" w:rsidR="008D29ED" w:rsidRDefault="008D29ED" w:rsidP="00A12ECA">
      <w:pPr>
        <w:jc w:val="left"/>
      </w:pPr>
      <w:r>
        <w:rPr>
          <w:rStyle w:val="a6"/>
        </w:rPr>
        <w:annotationRef/>
      </w:r>
      <w:r>
        <w:rPr>
          <w:rFonts w:hint="eastAsia"/>
        </w:rPr>
        <w:t>ここでの添字の</w:t>
      </w:r>
      <w:r>
        <w:t>i</w:t>
      </w:r>
      <w:r>
        <w:rPr>
          <w:rFonts w:hint="eastAsia"/>
        </w:rPr>
        <w:t>は決定順序に関係しない、プレイヤーの単なる識別子だが、次頁の第２，３パラグラフでは、決定順序を示す識別子になる？</w:t>
      </w:r>
      <w:r>
        <w:t xml:space="preserve"> θ</w:t>
      </w:r>
      <w:r>
        <w:rPr>
          <w:rFonts w:hint="eastAsia"/>
        </w:rPr>
        <w:t>にハットがついている（閾値？）から</w:t>
      </w:r>
      <w:r>
        <w:t>OK</w:t>
      </w:r>
      <w:r>
        <w:rPr>
          <w:rFonts w:hint="eastAsia"/>
        </w:rPr>
        <w:t>？</w:t>
      </w:r>
      <w:r>
        <w:t xml:space="preserve"> </w:t>
      </w:r>
      <w:r>
        <w:rPr>
          <w:rFonts w:hint="eastAsia"/>
        </w:rPr>
        <w:t>記法に馴染みのない、ジブのような一般読者は混乱するかも。</w:t>
      </w:r>
    </w:p>
  </w:comment>
  <w:comment w:id="645" w:author="Ryutaro Mori" w:date="2026-03-11T15:59:00Z" w:initials="RM">
    <w:p w14:paraId="183615D0" w14:textId="77777777" w:rsidR="008D29ED" w:rsidRDefault="008D29ED" w:rsidP="008D29ED">
      <w:pPr>
        <w:jc w:val="left"/>
      </w:pPr>
      <w:r>
        <w:rPr>
          <w:rStyle w:val="a6"/>
        </w:rPr>
        <w:annotationRef/>
      </w:r>
      <w:r>
        <w:t>player</w:t>
      </w:r>
      <w:r>
        <w:rPr>
          <w:rFonts w:hint="eastAsia"/>
        </w:rPr>
        <w:t>を示す添字と、</w:t>
      </w:r>
      <w:r>
        <w:t>1st/2nd mover</w:t>
      </w:r>
      <w:r>
        <w:rPr>
          <w:rFonts w:hint="eastAsia"/>
        </w:rPr>
        <w:t>を示す添字の位置が重なっていて混乱させてしまっていました。</w:t>
      </w:r>
    </w:p>
    <w:p w14:paraId="6DEF868E" w14:textId="77777777" w:rsidR="008D29ED" w:rsidRDefault="008D29ED" w:rsidP="008D29ED">
      <w:pPr>
        <w:jc w:val="left"/>
      </w:pPr>
      <w:r>
        <w:t>1st/2nd mover</w:t>
      </w:r>
      <w:r>
        <w:rPr>
          <w:rFonts w:hint="eastAsia"/>
        </w:rPr>
        <w:t>を示す添字を上に置くように修正しました。</w:t>
      </w:r>
    </w:p>
  </w:comment>
  <w:comment w:id="668" w:author="Tatsuya Kameda" w:date="2026-03-02T12:16:00Z" w:initials="MOU">
    <w:p w14:paraId="33A8C6D7" w14:textId="77777777" w:rsidR="00A12ECA" w:rsidRDefault="003955CC" w:rsidP="00A12ECA">
      <w:pPr>
        <w:jc w:val="left"/>
      </w:pPr>
      <w:r>
        <w:rPr>
          <w:rStyle w:val="a6"/>
        </w:rPr>
        <w:annotationRef/>
      </w:r>
      <w:r w:rsidR="00A12ECA">
        <w:rPr>
          <w:rFonts w:hint="eastAsia"/>
        </w:rPr>
        <w:t>ここでの添字の</w:t>
      </w:r>
      <w:r w:rsidR="00A12ECA">
        <w:t>i</w:t>
      </w:r>
      <w:r w:rsidR="00A12ECA">
        <w:rPr>
          <w:rFonts w:hint="eastAsia"/>
        </w:rPr>
        <w:t>は決定順序に関係しない、プレイヤーの単なる識別子だが、次頁の第２，３パラグラフでは、決定順序を示す識別子になる？</w:t>
      </w:r>
      <w:r w:rsidR="00A12ECA">
        <w:t xml:space="preserve"> θ</w:t>
      </w:r>
      <w:r w:rsidR="00A12ECA">
        <w:rPr>
          <w:rFonts w:hint="eastAsia"/>
        </w:rPr>
        <w:t>にハットがついている（閾値？）から</w:t>
      </w:r>
      <w:r w:rsidR="00A12ECA">
        <w:t>OK</w:t>
      </w:r>
      <w:r w:rsidR="00A12ECA">
        <w:rPr>
          <w:rFonts w:hint="eastAsia"/>
        </w:rPr>
        <w:t>？</w:t>
      </w:r>
      <w:r w:rsidR="00A12ECA">
        <w:t xml:space="preserve"> </w:t>
      </w:r>
      <w:r w:rsidR="00A12ECA">
        <w:rPr>
          <w:rFonts w:hint="eastAsia"/>
        </w:rPr>
        <w:t>記法に馴染みのない、ジブのような一般読者は混乱するかも。</w:t>
      </w:r>
    </w:p>
  </w:comment>
  <w:comment w:id="669" w:author="Ryutaro Mori" w:date="2026-03-11T15:59:00Z" w:initials="RM">
    <w:p w14:paraId="20627D1E" w14:textId="77777777" w:rsidR="009A5174" w:rsidRDefault="009A5174" w:rsidP="009A5174">
      <w:pPr>
        <w:jc w:val="left"/>
      </w:pPr>
      <w:r>
        <w:rPr>
          <w:rStyle w:val="a6"/>
        </w:rPr>
        <w:annotationRef/>
      </w:r>
      <w:r>
        <w:t>player</w:t>
      </w:r>
      <w:r>
        <w:rPr>
          <w:rFonts w:hint="eastAsia"/>
        </w:rPr>
        <w:t>を示す添字と、</w:t>
      </w:r>
      <w:r>
        <w:t>1st/2nd mover</w:t>
      </w:r>
      <w:r>
        <w:rPr>
          <w:rFonts w:hint="eastAsia"/>
        </w:rPr>
        <w:t>を示す添字の位置が重なっていて混乱させてしまっていました。</w:t>
      </w:r>
    </w:p>
    <w:p w14:paraId="517EA985" w14:textId="77777777" w:rsidR="009A5174" w:rsidRDefault="009A5174" w:rsidP="009A5174">
      <w:pPr>
        <w:jc w:val="left"/>
      </w:pPr>
      <w:r>
        <w:t>1st/2nd mover</w:t>
      </w:r>
      <w:r>
        <w:rPr>
          <w:rFonts w:hint="eastAsia"/>
        </w:rPr>
        <w:t>を示す添字を上に置くように修正しました。</w:t>
      </w:r>
    </w:p>
  </w:comment>
  <w:comment w:id="859" w:author="Tatsuya Kameda" w:date="2026-03-02T11:58:00Z" w:initials="MOU">
    <w:p w14:paraId="694F9543" w14:textId="77777777" w:rsidR="008B3E58" w:rsidRDefault="000B4960" w:rsidP="008B3E58">
      <w:pPr>
        <w:jc w:val="left"/>
      </w:pPr>
      <w:r>
        <w:rPr>
          <w:rStyle w:val="a6"/>
        </w:rPr>
        <w:annotationRef/>
      </w:r>
      <w:r w:rsidR="008B3E58">
        <w:t xml:space="preserve"> </w:t>
      </w:r>
      <w:r w:rsidR="008B3E58">
        <w:rPr>
          <w:rFonts w:hint="eastAsia"/>
        </w:rPr>
        <w:t>一般誌の読者にわかるか？そもそもこの一文は必要？（</w:t>
      </w:r>
      <w:r w:rsidR="008B3E58">
        <w:t>The model yields</w:t>
      </w:r>
      <w:r w:rsidR="008B3E58">
        <w:rPr>
          <w:rFonts w:hint="eastAsia"/>
        </w:rPr>
        <w:t>からはじめてはまずいのか）。もし必要なら、説明すべき。</w:t>
      </w:r>
    </w:p>
  </w:comment>
  <w:comment w:id="860" w:author="Ryutaro Mori" w:date="2026-03-11T16:13:00Z" w:initials="RM">
    <w:p w14:paraId="2588E21F" w14:textId="77777777" w:rsidR="00A86B36" w:rsidRDefault="00A86B36" w:rsidP="00A86B36">
      <w:pPr>
        <w:jc w:val="left"/>
      </w:pPr>
      <w:r>
        <w:rPr>
          <w:rStyle w:val="a6"/>
        </w:rPr>
        <w:annotationRef/>
      </w:r>
      <w:r>
        <w:rPr>
          <w:rFonts w:hint="eastAsia"/>
        </w:rPr>
        <w:t>下のコメントで書かれている通り、</w:t>
      </w:r>
      <w:r>
        <w:t>cutoff equilibria</w:t>
      </w:r>
      <w:r>
        <w:rPr>
          <w:rFonts w:hint="eastAsia"/>
        </w:rPr>
        <w:t>に話を限定するからこそ</w:t>
      </w:r>
      <w:r>
        <w:t>threshold</w:t>
      </w:r>
      <w:r>
        <w:rPr>
          <w:rFonts w:hint="eastAsia"/>
        </w:rPr>
        <w:t>だけを議論すれば良い、という理解です。少し説明を追加してみました。</w:t>
      </w:r>
    </w:p>
  </w:comment>
  <w:comment w:id="846" w:author="Tatsuya Kameda" w:date="2026-03-18T12:24:00Z" w:initials="亀田達也">
    <w:p w14:paraId="52ED8C40" w14:textId="77777777" w:rsidR="005E514C" w:rsidRDefault="00AD3E9C" w:rsidP="005E514C">
      <w:pPr>
        <w:jc w:val="left"/>
      </w:pPr>
      <w:r>
        <w:rPr>
          <w:rStyle w:val="a6"/>
        </w:rPr>
        <w:annotationRef/>
      </w:r>
      <w:r w:rsidR="005E514C">
        <w:rPr>
          <w:color w:val="EE0000"/>
        </w:rPr>
        <w:t>Methods</w:t>
      </w:r>
      <w:r w:rsidR="005E514C">
        <w:rPr>
          <w:rFonts w:hint="eastAsia"/>
          <w:color w:val="EE0000"/>
        </w:rPr>
        <w:t>でのコメント参照。</w:t>
      </w:r>
      <w:r w:rsidR="005E514C">
        <w:rPr>
          <w:color w:val="EE0000"/>
        </w:rPr>
        <w:t>Cutfoff</w:t>
      </w:r>
      <w:r w:rsidR="005E514C">
        <w:rPr>
          <w:rFonts w:hint="eastAsia"/>
          <w:color w:val="EE0000"/>
        </w:rPr>
        <w:t>で</w:t>
      </w:r>
      <w:r w:rsidR="005E514C">
        <w:rPr>
          <w:color w:val="EE0000"/>
        </w:rPr>
        <w:t>Binary</w:t>
      </w:r>
      <w:r w:rsidR="005E514C">
        <w:rPr>
          <w:rFonts w:hint="eastAsia"/>
          <w:color w:val="EE0000"/>
        </w:rPr>
        <w:t>にすることが肝？</w:t>
      </w:r>
      <w:r w:rsidR="005E514C">
        <w:rPr>
          <w:color w:val="EE0000"/>
        </w:rPr>
        <w:t xml:space="preserve"> </w:t>
      </w:r>
      <w:r w:rsidR="005E514C">
        <w:rPr>
          <w:rFonts w:hint="eastAsia"/>
          <w:color w:val="EE0000"/>
        </w:rPr>
        <w:t>でもここでは、その意義がわからず、読み手が放り出されるのでは？</w:t>
      </w:r>
    </w:p>
  </w:comment>
  <w:comment w:id="895" w:author="KAMEDA Tatsuya" w:date="2026-03-17T19:37:00Z" w:initials="KT">
    <w:p w14:paraId="5A9580DF" w14:textId="77777777" w:rsidR="00332A9F" w:rsidRDefault="006F7D55" w:rsidP="00332A9F">
      <w:pPr>
        <w:jc w:val="left"/>
      </w:pPr>
      <w:r>
        <w:rPr>
          <w:rStyle w:val="a6"/>
        </w:rPr>
        <w:annotationRef/>
      </w:r>
      <w:r w:rsidR="00332A9F">
        <w:rPr>
          <w:rFonts w:hint="eastAsia"/>
          <w:color w:val="EE0000"/>
        </w:rPr>
        <w:t>図あるいは表にこれらの命題をわかりやすく表現できないか？</w:t>
      </w:r>
    </w:p>
  </w:comment>
  <w:comment w:id="1020" w:author="Ryutaro Mori" w:date="2026-02-26T17:12:00Z" w:initials="RM">
    <w:p w14:paraId="0A8841A2" w14:textId="77777777" w:rsidR="00183B05" w:rsidRDefault="00183B05" w:rsidP="00183B05">
      <w:pPr>
        <w:jc w:val="left"/>
      </w:pPr>
      <w:r>
        <w:rPr>
          <w:rStyle w:val="a6"/>
        </w:rPr>
        <w:annotationRef/>
      </w:r>
      <w:r>
        <w:rPr>
          <w:rFonts w:hint="eastAsia"/>
        </w:rPr>
        <w:t>この点も下記のコメントに対応します！</w:t>
      </w:r>
    </w:p>
    <w:p w14:paraId="284A92E9" w14:textId="77777777" w:rsidR="00183B05" w:rsidRDefault="00183B05" w:rsidP="00183B05">
      <w:pPr>
        <w:jc w:val="left"/>
      </w:pPr>
    </w:p>
    <w:p w14:paraId="4FF2AAD1" w14:textId="77777777" w:rsidR="00183B05" w:rsidRDefault="00183B05" w:rsidP="00183B05">
      <w:pPr>
        <w:jc w:val="left"/>
      </w:pPr>
      <w:r>
        <w:rPr>
          <w:rFonts w:hint="eastAsia"/>
        </w:rPr>
        <w:t>花木先生「あと、</w:t>
      </w:r>
      <w:r>
        <w:rPr>
          <w:rFonts w:hint="eastAsia"/>
        </w:rPr>
        <w:t>2</w:t>
      </w:r>
      <w:r>
        <w:rPr>
          <w:rFonts w:hint="eastAsia"/>
        </w:rPr>
        <w:t>人のうちのどちらかが、</w:t>
      </w:r>
      <w:r>
        <w:rPr>
          <w:rFonts w:hint="eastAsia"/>
        </w:rPr>
        <w:t>C</w:t>
      </w:r>
      <w:r>
        <w:rPr>
          <w:rFonts w:hint="eastAsia"/>
        </w:rPr>
        <w:t>を選べば良いから、</w:t>
      </w:r>
      <w:r>
        <w:rPr>
          <w:rFonts w:hint="eastAsia"/>
        </w:rPr>
        <w:t>endogenous timing</w:t>
      </w:r>
      <w:r>
        <w:rPr>
          <w:rFonts w:hint="eastAsia"/>
        </w:rPr>
        <w:t>でも、</w:t>
      </w:r>
      <w:r>
        <w:rPr>
          <w:rFonts w:hint="eastAsia"/>
        </w:rPr>
        <w:t>exogenous timing</w:t>
      </w:r>
      <w:r>
        <w:rPr>
          <w:rFonts w:hint="eastAsia"/>
        </w:rPr>
        <w:t>と同等の</w:t>
      </w:r>
      <w:r>
        <w:rPr>
          <w:rFonts w:hint="eastAsia"/>
        </w:rPr>
        <w:t>first mover cooperation</w:t>
      </w:r>
      <w:r>
        <w:rPr>
          <w:rFonts w:hint="eastAsia"/>
        </w:rPr>
        <w:t>が見られたと</w:t>
      </w:r>
    </w:p>
    <w:p w14:paraId="6D442137" w14:textId="77777777" w:rsidR="00183B05" w:rsidRDefault="00183B05" w:rsidP="00183B05">
      <w:pPr>
        <w:jc w:val="left"/>
      </w:pPr>
      <w:r>
        <w:rPr>
          <w:rFonts w:hint="eastAsia"/>
        </w:rPr>
        <w:t>さらっと書いていますが、図３関連の議論とか、モデルの詳細な議論では説明されていないように思えるので、もう少ししっかりと説明した方が良いかと思います。」</w:t>
      </w:r>
    </w:p>
  </w:comment>
  <w:comment w:id="1021" w:author="Tatsuya Kameda" w:date="2026-03-02T12:10:00Z" w:initials="MOU">
    <w:p w14:paraId="29C7F34C" w14:textId="77777777" w:rsidR="006352C8" w:rsidRDefault="005110FA" w:rsidP="006352C8">
      <w:pPr>
        <w:jc w:val="left"/>
      </w:pPr>
      <w:r>
        <w:rPr>
          <w:rStyle w:val="a6"/>
        </w:rPr>
        <w:annotationRef/>
      </w:r>
      <w:r w:rsidR="006352C8">
        <w:rPr>
          <w:rFonts w:hint="eastAsia"/>
        </w:rPr>
        <w:t>ここの最後の一文、文章が複文になっていて読みにくい。一読して意味が通じない。</w:t>
      </w:r>
    </w:p>
  </w:comment>
  <w:comment w:id="1022" w:author="Ryutaro Mori" w:date="2026-03-11T16:11:00Z" w:initials="RM">
    <w:p w14:paraId="47034760" w14:textId="77777777" w:rsidR="00DB30A5" w:rsidRDefault="00DB30A5" w:rsidP="00DB30A5">
      <w:pPr>
        <w:jc w:val="left"/>
      </w:pPr>
      <w:r>
        <w:rPr>
          <w:rStyle w:val="a6"/>
        </w:rPr>
        <w:annotationRef/>
      </w:r>
      <w:r>
        <w:rPr>
          <w:rFonts w:hint="eastAsia"/>
        </w:rPr>
        <w:t>実験結果の分析のところでしっかり説明したので、ここではいらないと考え除きました！</w:t>
      </w:r>
    </w:p>
  </w:comment>
  <w:comment w:id="1227" w:author="KAMEDA Tatsuya" w:date="2026-03-18T16:36:00Z" w:initials="KT">
    <w:p w14:paraId="3F3F8244" w14:textId="77777777" w:rsidR="00A650B9" w:rsidRDefault="00A650B9" w:rsidP="00A650B9">
      <w:pPr>
        <w:jc w:val="left"/>
      </w:pPr>
      <w:r>
        <w:rPr>
          <w:rStyle w:val="a6"/>
        </w:rPr>
        <w:annotationRef/>
      </w:r>
      <w:r>
        <w:rPr>
          <w:rFonts w:hint="eastAsia"/>
          <w:color w:val="EE0000"/>
        </w:rPr>
        <w:t>わかりにくい。上のコメントを参照。</w:t>
      </w:r>
    </w:p>
  </w:comment>
  <w:comment w:id="1253" w:author="KAMEDA Tatsuya" w:date="2026-03-18T16:34:00Z" w:initials="KT">
    <w:p w14:paraId="08B672E9" w14:textId="77777777" w:rsidR="00D12A39" w:rsidRDefault="00D12A39" w:rsidP="00D12A39">
      <w:pPr>
        <w:jc w:val="left"/>
      </w:pPr>
      <w:r>
        <w:rPr>
          <w:rStyle w:val="a6"/>
        </w:rPr>
        <w:annotationRef/>
      </w:r>
      <w:r>
        <w:t>due to higher  phi 2nd, 1st?</w:t>
      </w:r>
    </w:p>
  </w:comment>
  <w:comment w:id="1366" w:author="Ryutaro Mori" w:date="2026-04-01T23:34:00Z" w:initials="RM">
    <w:p w14:paraId="58E42B7A" w14:textId="77777777" w:rsidR="00473B9F" w:rsidRDefault="00473B9F" w:rsidP="00473B9F">
      <w:pPr>
        <w:jc w:val="left"/>
      </w:pPr>
      <w:r>
        <w:rPr>
          <w:rStyle w:val="a6"/>
        </w:rPr>
        <w:annotationRef/>
      </w:r>
      <w:r>
        <w:t>Ostrom</w:t>
      </w:r>
      <w:r>
        <w:rPr>
          <w:rFonts w:hint="eastAsia"/>
        </w:rPr>
        <w:t>が</w:t>
      </w:r>
      <w:r>
        <w:rPr>
          <w:rFonts w:hint="eastAsia"/>
        </w:rPr>
        <w:t>"A central finding is that the world contains multiple types of individuals, some more willing than others to initiate reciprocity to achieve the benefits of collective action. Thus, a core question is how potential cooperators signal one another and design institutions that reinforce rather than destroy conditional cooperation</w:t>
      </w:r>
      <w:r>
        <w:t>.</w:t>
      </w:r>
      <w:r>
        <w:rPr>
          <w:rFonts w:hint="eastAsia"/>
        </w:rPr>
        <w:t>"</w:t>
      </w:r>
      <w:r>
        <w:rPr>
          <w:rFonts w:hint="eastAsia"/>
        </w:rPr>
        <w:t>と述べていて、これはまさに対応すると思い書き加えてみました。</w:t>
      </w:r>
    </w:p>
    <w:p w14:paraId="4464BBC4" w14:textId="77777777" w:rsidR="00473B9F" w:rsidRDefault="00473B9F" w:rsidP="00473B9F">
      <w:pPr>
        <w:jc w:val="left"/>
      </w:pPr>
    </w:p>
    <w:p w14:paraId="7879A5A3" w14:textId="77777777" w:rsidR="00473B9F" w:rsidRDefault="00473B9F" w:rsidP="00473B9F">
      <w:pPr>
        <w:jc w:val="left"/>
      </w:pPr>
      <w:r>
        <w:t>Ostrom, Elinor. "Collective action and the evolution of social norms." Journal of economic perspectives 14.3 (2000): 137-158.</w:t>
      </w:r>
    </w:p>
  </w:comment>
  <w:comment w:id="1474" w:author="Ryutaro Mori" w:date="2026-02-25T23:09:00Z" w:initials="RM">
    <w:p w14:paraId="399D596F" w14:textId="77777777" w:rsidR="00477C17" w:rsidRDefault="00477C17" w:rsidP="00477C17">
      <w:pPr>
        <w:jc w:val="left"/>
      </w:pPr>
      <w:r>
        <w:rPr>
          <w:rStyle w:val="a6"/>
        </w:rPr>
        <w:annotationRef/>
      </w:r>
      <w:r>
        <w:t>SI</w:t>
      </w:r>
      <w:r>
        <w:rPr>
          <w:rFonts w:hint="eastAsia"/>
        </w:rPr>
        <w:t>へ</w:t>
      </w:r>
    </w:p>
  </w:comment>
  <w:comment w:id="1498" w:author="Tatsuya Kameda" w:date="2026-02-15T11:54:00Z" w:initials="亀田達也">
    <w:p w14:paraId="0E18CA28" w14:textId="77777777" w:rsidR="000F1D5C" w:rsidRDefault="007F550F" w:rsidP="000F1D5C">
      <w:pPr>
        <w:jc w:val="left"/>
      </w:pPr>
      <w:r>
        <w:rPr>
          <w:rStyle w:val="a6"/>
        </w:rPr>
        <w:annotationRef/>
      </w:r>
      <w:r w:rsidR="000F1D5C">
        <w:rPr>
          <w:rFonts w:hint="eastAsia"/>
        </w:rPr>
        <w:t>本文へ。また、図を加えるべき。モデル解析の結果を、パラメータレンジに応じた図として表現することは可能？</w:t>
      </w:r>
    </w:p>
  </w:comment>
  <w:comment w:id="1499" w:author="Ryutaro Mori" w:date="2026-02-25T23:11:00Z" w:initials="RM">
    <w:p w14:paraId="5B0D9337" w14:textId="77777777" w:rsidR="00AA4D88" w:rsidRDefault="00477C17" w:rsidP="00AA4D88">
      <w:pPr>
        <w:jc w:val="left"/>
      </w:pPr>
      <w:r>
        <w:rPr>
          <w:rStyle w:val="a6"/>
        </w:rPr>
        <w:annotationRef/>
      </w:r>
      <w:r w:rsidR="00AA4D88">
        <w:rPr>
          <w:rFonts w:hint="eastAsia"/>
        </w:rPr>
        <w:t>本文を大幅に加筆しました。</w:t>
      </w:r>
      <w:r w:rsidR="00AA4D88">
        <w:t>SI</w:t>
      </w:r>
      <w:r w:rsidR="00AA4D88">
        <w:rPr>
          <w:rFonts w:hint="eastAsia"/>
        </w:rPr>
        <w:t>からは後で削除します。</w:t>
      </w:r>
    </w:p>
    <w:p w14:paraId="32D59825" w14:textId="77777777" w:rsidR="00AA4D88" w:rsidRDefault="00AA4D88" w:rsidP="00AA4D88">
      <w:pPr>
        <w:jc w:val="left"/>
      </w:pPr>
    </w:p>
    <w:p w14:paraId="473AA440" w14:textId="77777777" w:rsidR="00AA4D88" w:rsidRDefault="00AA4D88" w:rsidP="00AA4D88">
      <w:pPr>
        <w:jc w:val="left"/>
      </w:pPr>
      <w:r>
        <w:rPr>
          <w:rFonts w:hint="eastAsia"/>
        </w:rPr>
        <w:t>現状では、モデル内の重要なパラメタは</w:t>
      </w:r>
      <w:r>
        <w:t>theta_i</w:t>
      </w:r>
      <w:r>
        <w:rPr>
          <w:rFonts w:hint="eastAsia"/>
        </w:rPr>
        <w:t>の分布くらいで、これを動かして具体的な閾値を計算して図示することはあまり有意義ではないと考えています。</w:t>
      </w:r>
    </w:p>
    <w:p w14:paraId="2FBBF8CD" w14:textId="77777777" w:rsidR="00AA4D88" w:rsidRDefault="00AA4D88" w:rsidP="00AA4D88">
      <w:pPr>
        <w:jc w:val="left"/>
      </w:pPr>
    </w:p>
    <w:p w14:paraId="63DB2A4E" w14:textId="77777777" w:rsidR="00AA4D88" w:rsidRDefault="00AA4D88" w:rsidP="00AA4D88">
      <w:pPr>
        <w:jc w:val="left"/>
      </w:pPr>
      <w:r>
        <w:rPr>
          <w:rFonts w:hint="eastAsia"/>
        </w:rPr>
        <w:t>それより、</w:t>
      </w:r>
      <w:r>
        <w:t>SQ</w:t>
      </w:r>
      <w:r>
        <w:rPr>
          <w:rFonts w:hint="eastAsia"/>
        </w:rPr>
        <w:t>と</w:t>
      </w:r>
      <w:r>
        <w:t>RT</w:t>
      </w:r>
      <w:r>
        <w:rPr>
          <w:rFonts w:hint="eastAsia"/>
        </w:rPr>
        <w:t>における閾値の大小関係について証明できることの方がインパクトがあるのではないか、という考えです。</w:t>
      </w:r>
    </w:p>
  </w:comment>
  <w:comment w:id="1507" w:author="Tatsuya Kameda" w:date="2026-03-18T13:06:00Z" w:initials="亀田達也">
    <w:p w14:paraId="17610BB0" w14:textId="77777777" w:rsidR="007863BC" w:rsidRDefault="00897387" w:rsidP="007863BC">
      <w:pPr>
        <w:jc w:val="left"/>
      </w:pPr>
      <w:r>
        <w:rPr>
          <w:rStyle w:val="a6"/>
        </w:rPr>
        <w:annotationRef/>
      </w:r>
      <w:r w:rsidR="007863BC">
        <w:rPr>
          <w:rFonts w:hint="eastAsia"/>
          <w:color w:val="EE0000"/>
        </w:rPr>
        <w:t>一番下のコメントを参照。</w:t>
      </w:r>
    </w:p>
  </w:comment>
  <w:comment w:id="1511" w:author="Tatsuya Kameda" w:date="2026-03-18T13:07:00Z" w:initials="亀田達也">
    <w:p w14:paraId="4CEF4149" w14:textId="5525A5BF" w:rsidR="00CF147B" w:rsidRDefault="00CF147B" w:rsidP="00CF147B">
      <w:pPr>
        <w:jc w:val="left"/>
      </w:pPr>
      <w:r>
        <w:rPr>
          <w:rStyle w:val="a6"/>
        </w:rPr>
        <w:annotationRef/>
      </w:r>
      <w:r>
        <w:rPr>
          <w:rFonts w:hint="eastAsia"/>
          <w:color w:val="EE0000"/>
        </w:rPr>
        <w:t>？？</w:t>
      </w:r>
    </w:p>
  </w:comment>
  <w:comment w:id="1512" w:author="Tatsuya Kameda" w:date="2026-03-18T13:10:00Z" w:initials="亀田達也">
    <w:p w14:paraId="319DA8FB" w14:textId="77777777" w:rsidR="007863BC" w:rsidRDefault="007863BC" w:rsidP="007863BC">
      <w:pPr>
        <w:jc w:val="left"/>
      </w:pPr>
      <w:r>
        <w:rPr>
          <w:rStyle w:val="a6"/>
        </w:rPr>
        <w:annotationRef/>
      </w:r>
      <w:r>
        <w:rPr>
          <w:rFonts w:hint="eastAsia"/>
          <w:color w:val="EE0000"/>
        </w:rPr>
        <w:t>？？</w:t>
      </w:r>
    </w:p>
  </w:comment>
  <w:comment w:id="1502" w:author="Tatsuya Kameda" w:date="2026-03-18T10:31:00Z" w:initials="亀田達也">
    <w:p w14:paraId="4BF3E9B9" w14:textId="77777777" w:rsidR="000A13D9" w:rsidRDefault="00CC0D1C" w:rsidP="000A13D9">
      <w:pPr>
        <w:jc w:val="left"/>
      </w:pPr>
      <w:r>
        <w:rPr>
          <w:rStyle w:val="a6"/>
        </w:rPr>
        <w:annotationRef/>
      </w:r>
      <w:r w:rsidR="000A13D9">
        <w:rPr>
          <w:rFonts w:hint="eastAsia"/>
          <w:color w:val="EE0000"/>
        </w:rPr>
        <w:t>本文の繰り返しで情報価に乏しいのでは？</w:t>
      </w:r>
      <w:r w:rsidR="000A13D9">
        <w:rPr>
          <w:color w:val="EE0000"/>
        </w:rPr>
        <w:t xml:space="preserve"> </w:t>
      </w:r>
      <w:r w:rsidR="000A13D9">
        <w:rPr>
          <w:rFonts w:hint="eastAsia"/>
          <w:color w:val="EE0000"/>
        </w:rPr>
        <w:t>本文でのパラメータについての説明を詳しくするなどの工夫が必要？</w:t>
      </w:r>
      <w:r w:rsidR="000A13D9">
        <w:rPr>
          <w:color w:val="EE0000"/>
        </w:rPr>
        <w:t xml:space="preserve"> </w:t>
      </w:r>
      <w:r w:rsidR="000A13D9">
        <w:rPr>
          <w:rFonts w:hint="eastAsia"/>
          <w:color w:val="EE0000"/>
        </w:rPr>
        <w:t>たとえば、本文の記述では、</w:t>
      </w:r>
      <w:r w:rsidR="000A13D9">
        <w:rPr>
          <w:color w:val="EE0000"/>
        </w:rPr>
        <w:t>Reciprocity Type Parameter θ</w:t>
      </w:r>
      <w:r w:rsidR="000A13D9">
        <w:rPr>
          <w:rFonts w:hint="eastAsia"/>
          <w:color w:val="EE0000"/>
        </w:rPr>
        <w:t>について、十分な情報がないように感じる。</w:t>
      </w:r>
      <w:r w:rsidR="000A13D9">
        <w:rPr>
          <w:color w:val="EE0000"/>
        </w:rPr>
        <w:t>θ</w:t>
      </w:r>
      <w:r w:rsidR="000A13D9">
        <w:rPr>
          <w:rFonts w:hint="eastAsia"/>
          <w:color w:val="EE0000"/>
        </w:rPr>
        <w:t>のレンジが０以上というのは分かるが、この値は連続量なので、タイプというカテゴリカルな表現と整合しないのでは？また、</w:t>
      </w:r>
      <w:r w:rsidR="000A13D9">
        <w:rPr>
          <w:color w:val="EE0000"/>
        </w:rPr>
        <w:t>φij</w:t>
      </w:r>
      <w:r w:rsidR="000A13D9">
        <w:rPr>
          <w:rFonts w:hint="eastAsia"/>
          <w:color w:val="EE0000"/>
        </w:rPr>
        <w:t>は、カテゴリ（タイプ）ではない連続量に対してどのように信念を表現するのか？連続量の分布に関する信念？</w:t>
      </w:r>
      <w:r w:rsidR="000A13D9">
        <w:rPr>
          <w:color w:val="EE0000"/>
        </w:rPr>
        <w:t xml:space="preserve"> </w:t>
      </w:r>
    </w:p>
    <w:p w14:paraId="675A4C6D" w14:textId="77777777" w:rsidR="000A13D9" w:rsidRDefault="000A13D9" w:rsidP="000A13D9">
      <w:pPr>
        <w:jc w:val="left"/>
      </w:pPr>
    </w:p>
    <w:p w14:paraId="0E32D2DC" w14:textId="77777777" w:rsidR="000A13D9" w:rsidRDefault="000A13D9" w:rsidP="000A13D9">
      <w:pPr>
        <w:jc w:val="left"/>
      </w:pPr>
      <w:r>
        <w:rPr>
          <w:rFonts w:hint="eastAsia"/>
          <w:color w:val="EE0000"/>
        </w:rPr>
        <w:t>上は</w:t>
      </w:r>
      <w:r>
        <w:rPr>
          <w:color w:val="EE0000"/>
        </w:rPr>
        <w:t>SI</w:t>
      </w:r>
      <w:r>
        <w:rPr>
          <w:rFonts w:hint="eastAsia"/>
          <w:color w:val="EE0000"/>
        </w:rPr>
        <w:t>を未読でのコメント（一般読者のほとんどは</w:t>
      </w:r>
      <w:r>
        <w:rPr>
          <w:color w:val="EE0000"/>
        </w:rPr>
        <w:t>SI</w:t>
      </w:r>
      <w:r>
        <w:rPr>
          <w:rFonts w:hint="eastAsia"/>
          <w:color w:val="EE0000"/>
        </w:rPr>
        <w:t>を見ないと思われるので、本文である程度わからせる必要がある）。</w:t>
      </w:r>
    </w:p>
    <w:p w14:paraId="4ECFEC8E" w14:textId="77777777" w:rsidR="000A13D9" w:rsidRDefault="000A13D9" w:rsidP="000A13D9">
      <w:pPr>
        <w:jc w:val="left"/>
      </w:pPr>
    </w:p>
    <w:p w14:paraId="19B2EAFD" w14:textId="77777777" w:rsidR="000A13D9" w:rsidRDefault="000A13D9" w:rsidP="000A13D9">
      <w:pPr>
        <w:jc w:val="left"/>
      </w:pPr>
    </w:p>
    <w:p w14:paraId="7FEDB8DC" w14:textId="77777777" w:rsidR="000A13D9" w:rsidRDefault="000A13D9" w:rsidP="000A13D9">
      <w:pPr>
        <w:jc w:val="left"/>
      </w:pPr>
      <w:r>
        <w:rPr>
          <w:rFonts w:hint="eastAsia"/>
          <w:color w:val="EE0000"/>
        </w:rPr>
        <w:t>→</w:t>
      </w:r>
      <w:r>
        <w:rPr>
          <w:rFonts w:hint="eastAsia"/>
          <w:color w:val="EE0000"/>
        </w:rPr>
        <w:t xml:space="preserve"> SI</w:t>
      </w:r>
      <w:r>
        <w:rPr>
          <w:rFonts w:hint="eastAsia"/>
          <w:color w:val="EE0000"/>
        </w:rPr>
        <w:t>を眺めてみた。「なんとなく理解できた（ように思う）」のは、以下の通り（誤解を含めて）。</w:t>
      </w:r>
    </w:p>
    <w:p w14:paraId="5DD9BEAA" w14:textId="77777777" w:rsidR="000A13D9" w:rsidRDefault="000A13D9" w:rsidP="000A13D9">
      <w:pPr>
        <w:jc w:val="left"/>
      </w:pPr>
      <w:r>
        <w:rPr>
          <w:rFonts w:hint="eastAsia"/>
          <w:color w:val="EE0000"/>
        </w:rPr>
        <w:t>・</w:t>
      </w:r>
      <w:r>
        <w:rPr>
          <w:color w:val="EE0000"/>
        </w:rPr>
        <w:t>θ</w:t>
      </w:r>
      <w:r>
        <w:rPr>
          <w:rFonts w:hint="eastAsia"/>
          <w:color w:val="EE0000"/>
        </w:rPr>
        <w:t>を閾値を超えるかどうかで</w:t>
      </w:r>
      <w:r>
        <w:rPr>
          <w:color w:val="EE0000"/>
        </w:rPr>
        <w:t>Binary</w:t>
      </w:r>
      <w:r>
        <w:rPr>
          <w:rFonts w:hint="eastAsia"/>
          <w:color w:val="EE0000"/>
        </w:rPr>
        <w:t>に変換しているから「タイプ」という表現になる。このことは、</w:t>
      </w:r>
      <w:r>
        <w:rPr>
          <w:color w:val="EE0000"/>
        </w:rPr>
        <w:t>p.8</w:t>
      </w:r>
      <w:r>
        <w:rPr>
          <w:rFonts w:hint="eastAsia"/>
          <w:color w:val="EE0000"/>
        </w:rPr>
        <w:t>の</w:t>
      </w:r>
      <w:r>
        <w:rPr>
          <w:color w:val="EE0000"/>
        </w:rPr>
        <w:t>For tractability..</w:t>
      </w:r>
      <w:r>
        <w:rPr>
          <w:rFonts w:hint="eastAsia"/>
          <w:color w:val="EE0000"/>
        </w:rPr>
        <w:t>のパラグラフで書かれているが、自分の場合はその時点で</w:t>
      </w:r>
      <w:r>
        <w:rPr>
          <w:color w:val="EE0000"/>
        </w:rPr>
        <w:t>Tractability</w:t>
      </w:r>
      <w:r>
        <w:rPr>
          <w:rFonts w:hint="eastAsia"/>
          <w:color w:val="EE0000"/>
        </w:rPr>
        <w:t>に関わる方針が理解できず読み飛ばした。</w:t>
      </w:r>
    </w:p>
    <w:p w14:paraId="05746B6F" w14:textId="77777777" w:rsidR="000A13D9" w:rsidRDefault="000A13D9" w:rsidP="000A13D9">
      <w:pPr>
        <w:jc w:val="left"/>
      </w:pPr>
      <w:r>
        <w:rPr>
          <w:rFonts w:hint="eastAsia"/>
          <w:color w:val="EE0000"/>
        </w:rPr>
        <w:t>・</w:t>
      </w:r>
      <w:r>
        <w:rPr>
          <w:color w:val="EE0000"/>
        </w:rPr>
        <w:t>θ</w:t>
      </w:r>
      <w:r>
        <w:rPr>
          <w:rFonts w:hint="eastAsia"/>
          <w:color w:val="EE0000"/>
        </w:rPr>
        <w:t>が</w:t>
      </w:r>
      <w:r>
        <w:rPr>
          <w:color w:val="EE0000"/>
        </w:rPr>
        <w:t>Reciprocity Parameter</w:t>
      </w:r>
      <w:r>
        <w:rPr>
          <w:rFonts w:hint="eastAsia"/>
          <w:color w:val="EE0000"/>
        </w:rPr>
        <w:t>、つまり、「相手が</w:t>
      </w:r>
      <w:r>
        <w:rPr>
          <w:color w:val="EE0000"/>
        </w:rPr>
        <w:t>C</w:t>
      </w:r>
      <w:r>
        <w:rPr>
          <w:rFonts w:hint="eastAsia"/>
          <w:color w:val="EE0000"/>
        </w:rPr>
        <w:t>の手を取る限り自分も</w:t>
      </w:r>
      <w:r>
        <w:rPr>
          <w:color w:val="EE0000"/>
        </w:rPr>
        <w:t>C</w:t>
      </w:r>
      <w:r>
        <w:rPr>
          <w:rFonts w:hint="eastAsia"/>
          <w:color w:val="EE0000"/>
        </w:rPr>
        <w:t>の手を取るのがよいと思う」パラメータであることが、最初はわからなかった。このことはどこかに明示的に書いている？</w:t>
      </w:r>
      <w:r>
        <w:rPr>
          <w:rFonts w:hint="eastAsia"/>
          <w:color w:val="EE0000"/>
        </w:rPr>
        <w:t xml:space="preserve"> </w:t>
      </w:r>
      <w:r>
        <w:rPr>
          <w:rFonts w:hint="eastAsia"/>
          <w:color w:val="EE0000"/>
        </w:rPr>
        <w:t>→</w:t>
      </w:r>
      <w:r>
        <w:rPr>
          <w:rFonts w:hint="eastAsia"/>
          <w:color w:val="EE0000"/>
        </w:rPr>
        <w:t xml:space="preserve"> P.</w:t>
      </w:r>
      <w:r>
        <w:rPr>
          <w:rFonts w:hint="eastAsia"/>
          <w:color w:val="EE0000"/>
        </w:rPr>
        <w:t>８にその記述を足してみが</w:t>
      </w:r>
      <w:r>
        <w:rPr>
          <w:color w:val="EE0000"/>
        </w:rPr>
        <w:t xml:space="preserve">OK? </w:t>
      </w:r>
      <w:r>
        <w:rPr>
          <w:rFonts w:hint="eastAsia"/>
          <w:color w:val="EE0000"/>
        </w:rPr>
        <w:t>もっと目立つようにする必要があるかも。</w:t>
      </w:r>
    </w:p>
    <w:p w14:paraId="5E4A3579" w14:textId="77777777" w:rsidR="000A13D9" w:rsidRDefault="000A13D9" w:rsidP="000A13D9">
      <w:pPr>
        <w:jc w:val="left"/>
      </w:pPr>
      <w:r>
        <w:rPr>
          <w:rFonts w:hint="eastAsia"/>
          <w:color w:val="EE0000"/>
        </w:rPr>
        <w:t>・</w:t>
      </w:r>
      <w:r>
        <w:rPr>
          <w:color w:val="EE0000"/>
        </w:rPr>
        <w:t>φij</w:t>
      </w:r>
      <w:r>
        <w:rPr>
          <w:rFonts w:hint="eastAsia"/>
          <w:color w:val="EE0000"/>
        </w:rPr>
        <w:t>が閾値以上の値に対する面積（積分）として定義されていることは、</w:t>
      </w:r>
      <w:r>
        <w:rPr>
          <w:color w:val="EE0000"/>
        </w:rPr>
        <w:t>SI</w:t>
      </w:r>
      <w:r>
        <w:rPr>
          <w:rFonts w:hint="eastAsia"/>
          <w:color w:val="EE0000"/>
        </w:rPr>
        <w:t>を見て始めて分かった。</w:t>
      </w:r>
    </w:p>
    <w:p w14:paraId="0695D84F" w14:textId="77777777" w:rsidR="000A13D9" w:rsidRDefault="000A13D9" w:rsidP="000A13D9">
      <w:pPr>
        <w:jc w:val="left"/>
      </w:pPr>
      <w:r>
        <w:rPr>
          <w:rFonts w:hint="eastAsia"/>
          <w:color w:val="EE0000"/>
        </w:rPr>
        <w:t>・</w:t>
      </w:r>
      <w:r>
        <w:rPr>
          <w:color w:val="EE0000"/>
        </w:rPr>
        <w:t>Endogenous Order game</w:t>
      </w:r>
      <w:r>
        <w:rPr>
          <w:rFonts w:hint="eastAsia"/>
          <w:color w:val="EE0000"/>
        </w:rPr>
        <w:t>について、</w:t>
      </w:r>
      <w:r>
        <w:rPr>
          <w:color w:val="EE0000"/>
        </w:rPr>
        <w:t>Stage 1</w:t>
      </w:r>
      <w:r>
        <w:rPr>
          <w:rFonts w:hint="eastAsia"/>
          <w:color w:val="EE0000"/>
        </w:rPr>
        <w:t>で２人が</w:t>
      </w:r>
      <w:r>
        <w:rPr>
          <w:color w:val="EE0000"/>
        </w:rPr>
        <w:t>C or D</w:t>
      </w:r>
      <w:r>
        <w:rPr>
          <w:rFonts w:hint="eastAsia"/>
          <w:color w:val="EE0000"/>
        </w:rPr>
        <w:t>を選んだ場合、１人の手がランダムに選ばれて実現される一方、もう１人は</w:t>
      </w:r>
      <w:r>
        <w:rPr>
          <w:color w:val="EE0000"/>
        </w:rPr>
        <w:t>Uncommitted</w:t>
      </w:r>
      <w:r>
        <w:rPr>
          <w:rFonts w:hint="eastAsia"/>
          <w:color w:val="EE0000"/>
        </w:rPr>
        <w:t>として</w:t>
      </w:r>
      <w:r>
        <w:rPr>
          <w:color w:val="EE0000"/>
        </w:rPr>
        <w:t xml:space="preserve">Stage </w:t>
      </w:r>
      <w:r>
        <w:rPr>
          <w:rFonts w:hint="eastAsia"/>
          <w:color w:val="EE0000"/>
        </w:rPr>
        <w:t>２になって始めて相手の実現手を知らされ改めて選べるという構造（ですよね？）が、すぐには伝わらなかった。</w:t>
      </w:r>
      <w:r>
        <w:rPr>
          <w:color w:val="EE0000"/>
        </w:rPr>
        <w:t>Stage 1</w:t>
      </w:r>
      <w:r>
        <w:rPr>
          <w:rFonts w:hint="eastAsia"/>
          <w:color w:val="EE0000"/>
        </w:rPr>
        <w:t>で実現された手がすぐに</w:t>
      </w:r>
      <w:r>
        <w:rPr>
          <w:color w:val="EE0000"/>
        </w:rPr>
        <w:t>Stage</w:t>
      </w:r>
      <w:r>
        <w:rPr>
          <w:rFonts w:hint="eastAsia"/>
          <w:color w:val="EE0000"/>
        </w:rPr>
        <w:t>１で相手に伝えられるのではなく、</w:t>
      </w:r>
      <w:r>
        <w:rPr>
          <w:color w:val="EE0000"/>
        </w:rPr>
        <w:t>Stage 2</w:t>
      </w:r>
      <w:r>
        <w:rPr>
          <w:rFonts w:hint="eastAsia"/>
          <w:color w:val="EE0000"/>
        </w:rPr>
        <w:t>で伝えられると理解した。もっとも実験ではないので、この線引は意味がないが、読み手としては、「１人の手が実現された瞬間に</w:t>
      </w:r>
      <w:r>
        <w:rPr>
          <w:color w:val="EE0000"/>
        </w:rPr>
        <w:t>Stage 1</w:t>
      </w:r>
      <w:r>
        <w:rPr>
          <w:rFonts w:hint="eastAsia"/>
          <w:color w:val="EE0000"/>
        </w:rPr>
        <w:t>が終わり、手が実現されてない方の相手に通知された瞬間をもって</w:t>
      </w:r>
      <w:r>
        <w:rPr>
          <w:color w:val="EE0000"/>
        </w:rPr>
        <w:t>Stage 2</w:t>
      </w:r>
      <w:r>
        <w:rPr>
          <w:rFonts w:hint="eastAsia"/>
          <w:color w:val="EE0000"/>
        </w:rPr>
        <w:t>に入る」ことを明示してもらったほうがわかりやすいかも。本文ではそのイメージに修正してみた。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55DED" w15:done="0"/>
  <w15:commentEx w15:paraId="1116BD59" w15:done="0"/>
  <w15:commentEx w15:paraId="79F056B2" w15:done="1"/>
  <w15:commentEx w15:paraId="325A667F" w15:paraIdParent="79F056B2" w15:done="1"/>
  <w15:commentEx w15:paraId="067DA69F" w15:done="0"/>
  <w15:commentEx w15:paraId="5B20E856" w15:done="1"/>
  <w15:commentEx w15:paraId="6F444E30" w15:paraIdParent="5B20E856" w15:done="1"/>
  <w15:commentEx w15:paraId="6DECEAFF" w15:done="0"/>
  <w15:commentEx w15:paraId="0185F0B5" w15:done="1"/>
  <w15:commentEx w15:paraId="2EFFD87F" w15:done="1"/>
  <w15:commentEx w15:paraId="5C9AB610" w15:paraIdParent="2EFFD87F" w15:done="1"/>
  <w15:commentEx w15:paraId="48850B72" w15:paraIdParent="2EFFD87F" w15:done="1"/>
  <w15:commentEx w15:paraId="291A8D10" w15:paraIdParent="2EFFD87F" w15:done="1"/>
  <w15:commentEx w15:paraId="3AB7F674" w15:done="0"/>
  <w15:commentEx w15:paraId="0072E1C2" w15:done="1"/>
  <w15:commentEx w15:paraId="1A2E10EE" w15:paraIdParent="0072E1C2" w15:done="1"/>
  <w15:commentEx w15:paraId="7BA20E7B" w15:done="1"/>
  <w15:commentEx w15:paraId="24120A0C" w15:paraIdParent="7BA20E7B" w15:done="1"/>
  <w15:commentEx w15:paraId="20779A65" w15:done="1"/>
  <w15:commentEx w15:paraId="54B62908" w15:paraIdParent="20779A65" w15:done="1"/>
  <w15:commentEx w15:paraId="33434967" w15:paraIdParent="20779A65" w15:done="1"/>
  <w15:commentEx w15:paraId="5BA7BE16" w15:done="0"/>
  <w15:commentEx w15:paraId="39F86BF2" w15:done="0"/>
  <w15:commentEx w15:paraId="4DF2D57F" w15:paraIdParent="39F86BF2" w15:done="0"/>
  <w15:commentEx w15:paraId="4A9DE0C2" w15:done="0"/>
  <w15:commentEx w15:paraId="6A4FF34F" w15:done="1"/>
  <w15:commentEx w15:paraId="6DEF868E" w15:paraIdParent="6A4FF34F" w15:done="1"/>
  <w15:commentEx w15:paraId="33A8C6D7" w15:done="1"/>
  <w15:commentEx w15:paraId="517EA985" w15:paraIdParent="33A8C6D7" w15:done="1"/>
  <w15:commentEx w15:paraId="694F9543" w15:done="0"/>
  <w15:commentEx w15:paraId="2588E21F" w15:paraIdParent="694F9543" w15:done="0"/>
  <w15:commentEx w15:paraId="52ED8C40" w15:done="0"/>
  <w15:commentEx w15:paraId="5A9580DF" w15:done="0"/>
  <w15:commentEx w15:paraId="6D442137" w15:done="1"/>
  <w15:commentEx w15:paraId="29C7F34C" w15:paraIdParent="6D442137" w15:done="1"/>
  <w15:commentEx w15:paraId="47034760" w15:paraIdParent="6D442137" w15:done="1"/>
  <w15:commentEx w15:paraId="3F3F8244" w15:done="0"/>
  <w15:commentEx w15:paraId="08B672E9" w15:done="0"/>
  <w15:commentEx w15:paraId="7879A5A3" w15:done="0"/>
  <w15:commentEx w15:paraId="399D596F" w15:done="0"/>
  <w15:commentEx w15:paraId="0E18CA28" w15:done="0"/>
  <w15:commentEx w15:paraId="63DB2A4E" w15:paraIdParent="0E18CA28" w15:done="0"/>
  <w15:commentEx w15:paraId="17610BB0" w15:done="0"/>
  <w15:commentEx w15:paraId="4CEF4149" w15:done="0"/>
  <w15:commentEx w15:paraId="319DA8FB" w15:done="0"/>
  <w15:commentEx w15:paraId="0695D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F478A9" w16cex:dateUtc="2026-04-05T02:06:00Z"/>
  <w16cex:commentExtensible w16cex:durableId="5E9F6915" w16cex:dateUtc="2026-04-05T02:08:00Z"/>
  <w16cex:commentExtensible w16cex:durableId="27EEC560" w16cex:dateUtc="2026-02-13T02:14:00Z"/>
  <w16cex:commentExtensible w16cex:durableId="659D340C" w16cex:dateUtc="2026-02-25T05:32:00Z"/>
  <w16cex:commentExtensible w16cex:durableId="26BC8A0E" w16cex:dateUtc="2026-04-01T16:06:00Z"/>
  <w16cex:commentExtensible w16cex:durableId="76E2A1B6" w16cex:dateUtc="2026-02-25T05:36:00Z"/>
  <w16cex:commentExtensible w16cex:durableId="25363830" w16cex:dateUtc="2026-02-25T05:38:00Z"/>
  <w16cex:commentExtensible w16cex:durableId="76DA851E" w16cex:dateUtc="2026-03-25T16:14:00Z"/>
  <w16cex:commentExtensible w16cex:durableId="5345D4A5" w16cex:dateUtc="2026-03-01T01:21:00Z"/>
  <w16cex:commentExtensible w16cex:durableId="3C6BEE62" w16cex:dateUtc="2026-02-15T02:10:00Z"/>
  <w16cex:commentExtensible w16cex:durableId="3D856572" w16cex:dateUtc="2026-02-25T09:15:00Z"/>
  <w16cex:commentExtensible w16cex:durableId="46FE49D9" w16cex:dateUtc="2026-03-01T02:37:00Z"/>
  <w16cex:commentExtensible w16cex:durableId="07B77E91" w16cex:dateUtc="2026-03-11T06:39:00Z"/>
  <w16cex:commentExtensible w16cex:durableId="700AF192" w16cex:dateUtc="2026-04-01T15:59:00Z"/>
  <w16cex:commentExtensible w16cex:durableId="48E02537" w16cex:dateUtc="2026-01-25T20:08:00Z"/>
  <w16cex:commentExtensible w16cex:durableId="254A4353" w16cex:dateUtc="2026-02-15T02:52:00Z"/>
  <w16cex:commentExtensible w16cex:durableId="6142C938" w16cex:dateUtc="2026-03-11T01:19:00Z"/>
  <w16cex:commentExtensible w16cex:durableId="0584F427" w16cex:dateUtc="2026-03-11T06:56:00Z"/>
  <w16cex:commentExtensible w16cex:durableId="58935440" w16cex:dateUtc="2026-02-25T13:06:00Z"/>
  <w16cex:commentExtensible w16cex:durableId="11ABB250" w16cex:dateUtc="2026-02-25T13:09:00Z"/>
  <w16cex:commentExtensible w16cex:durableId="3AA4AA48" w16cex:dateUtc="2026-03-11T10:31:00Z"/>
  <w16cex:commentExtensible w16cex:durableId="42AF8A3E" w16cex:dateUtc="2026-03-18T01:38:00Z"/>
  <w16cex:commentExtensible w16cex:durableId="20882BFC" w16cex:dateUtc="2026-03-18T03:21:00Z"/>
  <w16cex:commentExtensible w16cex:durableId="6D85239D" w16cex:dateUtc="2026-04-01T10:44:00Z"/>
  <w16cex:commentExtensible w16cex:durableId="78D342B4" w16cex:dateUtc="2026-03-18T04:15:00Z"/>
  <w16cex:commentExtensible w16cex:durableId="6887C121" w16cex:dateUtc="2026-03-02T03:16:00Z"/>
  <w16cex:commentExtensible w16cex:durableId="002E6FFE" w16cex:dateUtc="2026-03-11T06:59:00Z"/>
  <w16cex:commentExtensible w16cex:durableId="7960AE74" w16cex:dateUtc="2026-03-02T03:16:00Z"/>
  <w16cex:commentExtensible w16cex:durableId="21E0431B" w16cex:dateUtc="2026-03-11T06:59:00Z"/>
  <w16cex:commentExtensible w16cex:durableId="40FCF65E" w16cex:dateUtc="2026-03-02T02:58:00Z"/>
  <w16cex:commentExtensible w16cex:durableId="413579DA" w16cex:dateUtc="2026-03-11T07:13:00Z"/>
  <w16cex:commentExtensible w16cex:durableId="096A5EC4" w16cex:dateUtc="2026-03-18T03:24:00Z"/>
  <w16cex:commentExtensible w16cex:durableId="15CFD5BD" w16cex:dateUtc="2026-03-17T10:37:00Z"/>
  <w16cex:commentExtensible w16cex:durableId="34D79F59" w16cex:dateUtc="2026-02-26T08:12:00Z"/>
  <w16cex:commentExtensible w16cex:durableId="192CB339" w16cex:dateUtc="2026-03-02T03:10:00Z"/>
  <w16cex:commentExtensible w16cex:durableId="227C8A8E" w16cex:dateUtc="2026-03-11T07:11:00Z"/>
  <w16cex:commentExtensible w16cex:durableId="355F75DB" w16cex:dateUtc="2026-03-18T07:36:00Z"/>
  <w16cex:commentExtensible w16cex:durableId="48FE765A" w16cex:dateUtc="2026-03-18T07:34:00Z"/>
  <w16cex:commentExtensible w16cex:durableId="307D10A7" w16cex:dateUtc="2026-04-01T14:34:00Z"/>
  <w16cex:commentExtensible w16cex:durableId="6C97A99C" w16cex:dateUtc="2026-02-25T14:09:00Z"/>
  <w16cex:commentExtensible w16cex:durableId="36CA3C41" w16cex:dateUtc="2026-02-15T02:54:00Z"/>
  <w16cex:commentExtensible w16cex:durableId="0E9F11BF" w16cex:dateUtc="2026-02-25T14:11:00Z"/>
  <w16cex:commentExtensible w16cex:durableId="07FDFEEE" w16cex:dateUtc="2026-03-18T04:06:00Z"/>
  <w16cex:commentExtensible w16cex:durableId="4EE94EF1" w16cex:dateUtc="2026-03-18T04:07:00Z"/>
  <w16cex:commentExtensible w16cex:durableId="481BC558" w16cex:dateUtc="2026-03-18T04:10:00Z"/>
  <w16cex:commentExtensible w16cex:durableId="46C3AA92" w16cex:dateUtc="2026-03-18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55DED" w16cid:durableId="5CF478A9"/>
  <w16cid:commentId w16cid:paraId="1116BD59" w16cid:durableId="5E9F6915"/>
  <w16cid:commentId w16cid:paraId="79F056B2" w16cid:durableId="27EEC560"/>
  <w16cid:commentId w16cid:paraId="325A667F" w16cid:durableId="659D340C"/>
  <w16cid:commentId w16cid:paraId="067DA69F" w16cid:durableId="26BC8A0E"/>
  <w16cid:commentId w16cid:paraId="5B20E856" w16cid:durableId="76E2A1B6"/>
  <w16cid:commentId w16cid:paraId="6F444E30" w16cid:durableId="25363830"/>
  <w16cid:commentId w16cid:paraId="6DECEAFF" w16cid:durableId="76DA851E"/>
  <w16cid:commentId w16cid:paraId="0185F0B5" w16cid:durableId="5345D4A5"/>
  <w16cid:commentId w16cid:paraId="2EFFD87F" w16cid:durableId="3C6BEE62"/>
  <w16cid:commentId w16cid:paraId="5C9AB610" w16cid:durableId="3D856572"/>
  <w16cid:commentId w16cid:paraId="48850B72" w16cid:durableId="46FE49D9"/>
  <w16cid:commentId w16cid:paraId="291A8D10" w16cid:durableId="07B77E91"/>
  <w16cid:commentId w16cid:paraId="3AB7F674" w16cid:durableId="700AF192"/>
  <w16cid:commentId w16cid:paraId="0072E1C2" w16cid:durableId="48E02537"/>
  <w16cid:commentId w16cid:paraId="1A2E10EE" w16cid:durableId="254A4353"/>
  <w16cid:commentId w16cid:paraId="7BA20E7B" w16cid:durableId="6142C938"/>
  <w16cid:commentId w16cid:paraId="24120A0C" w16cid:durableId="0584F427"/>
  <w16cid:commentId w16cid:paraId="20779A65" w16cid:durableId="58935440"/>
  <w16cid:commentId w16cid:paraId="54B62908" w16cid:durableId="11ABB250"/>
  <w16cid:commentId w16cid:paraId="33434967" w16cid:durableId="3AA4AA48"/>
  <w16cid:commentId w16cid:paraId="5BA7BE16" w16cid:durableId="42AF8A3E"/>
  <w16cid:commentId w16cid:paraId="39F86BF2" w16cid:durableId="20882BFC"/>
  <w16cid:commentId w16cid:paraId="4DF2D57F" w16cid:durableId="6D85239D"/>
  <w16cid:commentId w16cid:paraId="4A9DE0C2" w16cid:durableId="78D342B4"/>
  <w16cid:commentId w16cid:paraId="6A4FF34F" w16cid:durableId="6887C121"/>
  <w16cid:commentId w16cid:paraId="6DEF868E" w16cid:durableId="002E6FFE"/>
  <w16cid:commentId w16cid:paraId="33A8C6D7" w16cid:durableId="7960AE74"/>
  <w16cid:commentId w16cid:paraId="517EA985" w16cid:durableId="21E0431B"/>
  <w16cid:commentId w16cid:paraId="694F9543" w16cid:durableId="40FCF65E"/>
  <w16cid:commentId w16cid:paraId="2588E21F" w16cid:durableId="413579DA"/>
  <w16cid:commentId w16cid:paraId="52ED8C40" w16cid:durableId="096A5EC4"/>
  <w16cid:commentId w16cid:paraId="5A9580DF" w16cid:durableId="15CFD5BD"/>
  <w16cid:commentId w16cid:paraId="6D442137" w16cid:durableId="34D79F59"/>
  <w16cid:commentId w16cid:paraId="29C7F34C" w16cid:durableId="192CB339"/>
  <w16cid:commentId w16cid:paraId="47034760" w16cid:durableId="227C8A8E"/>
  <w16cid:commentId w16cid:paraId="3F3F8244" w16cid:durableId="355F75DB"/>
  <w16cid:commentId w16cid:paraId="08B672E9" w16cid:durableId="48FE765A"/>
  <w16cid:commentId w16cid:paraId="7879A5A3" w16cid:durableId="307D10A7"/>
  <w16cid:commentId w16cid:paraId="399D596F" w16cid:durableId="6C97A99C"/>
  <w16cid:commentId w16cid:paraId="0E18CA28" w16cid:durableId="36CA3C41"/>
  <w16cid:commentId w16cid:paraId="63DB2A4E" w16cid:durableId="0E9F11BF"/>
  <w16cid:commentId w16cid:paraId="17610BB0" w16cid:durableId="07FDFEEE"/>
  <w16cid:commentId w16cid:paraId="4CEF4149" w16cid:durableId="4EE94EF1"/>
  <w16cid:commentId w16cid:paraId="319DA8FB" w16cid:durableId="481BC558"/>
  <w16cid:commentId w16cid:paraId="0695D84F" w16cid:durableId="46C3AA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4209" w14:textId="77777777" w:rsidR="00933CDA" w:rsidRDefault="00933CDA" w:rsidP="0061201A">
      <w:pPr>
        <w:spacing w:after="0"/>
      </w:pPr>
      <w:r>
        <w:separator/>
      </w:r>
    </w:p>
  </w:endnote>
  <w:endnote w:type="continuationSeparator" w:id="0">
    <w:p w14:paraId="389F9B17" w14:textId="77777777" w:rsidR="00933CDA" w:rsidRDefault="00933CDA" w:rsidP="006120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675" w:author="Tatsuya Kameda" w:date="2026-03-18T12:08:00Z"/>
  <w:sdt>
    <w:sdtPr>
      <w:rPr>
        <w:rStyle w:val="af0"/>
      </w:rPr>
      <w:id w:val="-1695689048"/>
      <w:docPartObj>
        <w:docPartGallery w:val="Page Numbers (Bottom of Page)"/>
        <w:docPartUnique/>
      </w:docPartObj>
    </w:sdtPr>
    <w:sdtContent>
      <w:customXmlInsRangeEnd w:id="1675"/>
      <w:p w14:paraId="58F0A61C" w14:textId="52E886DB" w:rsidR="00B56141" w:rsidRDefault="00B56141" w:rsidP="00B045E1">
        <w:pPr>
          <w:pStyle w:val="ae"/>
          <w:framePr w:wrap="none" w:vAnchor="text" w:hAnchor="margin" w:xAlign="right" w:y="1"/>
          <w:rPr>
            <w:ins w:id="1676" w:author="Tatsuya Kameda" w:date="2026-03-18T12:08:00Z" w16du:dateUtc="2026-03-18T03:08:00Z"/>
            <w:rStyle w:val="af0"/>
          </w:rPr>
        </w:pPr>
        <w:ins w:id="1677" w:author="Tatsuya Kameda" w:date="2026-03-18T12:08:00Z" w16du:dateUtc="2026-03-18T03:08:00Z">
          <w:r>
            <w:rPr>
              <w:rStyle w:val="af0"/>
            </w:rPr>
            <w:fldChar w:fldCharType="begin"/>
          </w:r>
          <w:r>
            <w:rPr>
              <w:rStyle w:val="af0"/>
            </w:rPr>
            <w:instrText xml:space="preserve"> PAGE </w:instrText>
          </w:r>
          <w:r>
            <w:rPr>
              <w:rStyle w:val="af0"/>
            </w:rPr>
            <w:fldChar w:fldCharType="separate"/>
          </w:r>
          <w:r>
            <w:rPr>
              <w:rStyle w:val="af0"/>
            </w:rPr>
            <w:fldChar w:fldCharType="end"/>
          </w:r>
        </w:ins>
      </w:p>
      <w:customXmlInsRangeStart w:id="1678" w:author="Tatsuya Kameda" w:date="2026-03-18T12:08:00Z"/>
    </w:sdtContent>
  </w:sdt>
  <w:customXmlInsRangeEnd w:id="1678"/>
  <w:p w14:paraId="2801679C" w14:textId="77777777" w:rsidR="00B56141" w:rsidRDefault="00B56141">
    <w:pPr>
      <w:pStyle w:val="ae"/>
      <w:ind w:right="360"/>
      <w:pPrChange w:id="1679" w:author="Tatsuya Kameda" w:date="2026-03-18T12:08:00Z" w16du:dateUtc="2026-03-18T03:08:00Z">
        <w:pPr>
          <w:pStyle w:val="ae"/>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680" w:author="Tatsuya Kameda" w:date="2026-03-18T12:08:00Z"/>
  <w:sdt>
    <w:sdtPr>
      <w:rPr>
        <w:rStyle w:val="af0"/>
      </w:rPr>
      <w:id w:val="1564983062"/>
      <w:docPartObj>
        <w:docPartGallery w:val="Page Numbers (Bottom of Page)"/>
        <w:docPartUnique/>
      </w:docPartObj>
    </w:sdtPr>
    <w:sdtContent>
      <w:customXmlInsRangeEnd w:id="1680"/>
      <w:p w14:paraId="7B4BD057" w14:textId="0513C66F" w:rsidR="00B56141" w:rsidRDefault="00B56141" w:rsidP="00B045E1">
        <w:pPr>
          <w:pStyle w:val="ae"/>
          <w:framePr w:wrap="none" w:vAnchor="text" w:hAnchor="margin" w:xAlign="right" w:y="1"/>
          <w:rPr>
            <w:ins w:id="1681" w:author="Tatsuya Kameda" w:date="2026-03-18T12:08:00Z" w16du:dateUtc="2026-03-18T03:08:00Z"/>
            <w:rStyle w:val="af0"/>
          </w:rPr>
        </w:pPr>
        <w:ins w:id="1682" w:author="Tatsuya Kameda" w:date="2026-03-18T12:08:00Z" w16du:dateUtc="2026-03-18T03:08:00Z">
          <w:r>
            <w:rPr>
              <w:rStyle w:val="af0"/>
            </w:rPr>
            <w:fldChar w:fldCharType="begin"/>
          </w:r>
          <w:r>
            <w:rPr>
              <w:rStyle w:val="af0"/>
            </w:rPr>
            <w:instrText xml:space="preserve"> PAGE </w:instrText>
          </w:r>
          <w:r>
            <w:rPr>
              <w:rStyle w:val="af0"/>
            </w:rPr>
            <w:fldChar w:fldCharType="separate"/>
          </w:r>
        </w:ins>
        <w:r>
          <w:rPr>
            <w:rStyle w:val="af0"/>
            <w:noProof/>
          </w:rPr>
          <w:t>8</w:t>
        </w:r>
        <w:ins w:id="1683" w:author="Tatsuya Kameda" w:date="2026-03-18T12:08:00Z" w16du:dateUtc="2026-03-18T03:08:00Z">
          <w:r>
            <w:rPr>
              <w:rStyle w:val="af0"/>
            </w:rPr>
            <w:fldChar w:fldCharType="end"/>
          </w:r>
        </w:ins>
      </w:p>
      <w:customXmlInsRangeStart w:id="1684" w:author="Tatsuya Kameda" w:date="2026-03-18T12:08:00Z"/>
    </w:sdtContent>
  </w:sdt>
  <w:customXmlInsRangeEnd w:id="1684"/>
  <w:p w14:paraId="4A1DFBA5" w14:textId="77777777" w:rsidR="00B56141" w:rsidRDefault="00B56141">
    <w:pPr>
      <w:pStyle w:val="ae"/>
      <w:ind w:right="360"/>
      <w:pPrChange w:id="1685" w:author="Tatsuya Kameda" w:date="2026-03-18T12:08:00Z" w16du:dateUtc="2026-03-18T03:08:00Z">
        <w:pPr>
          <w:pStyle w:val="ae"/>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AD30" w14:textId="77777777" w:rsidR="00933CDA" w:rsidRDefault="00933CDA" w:rsidP="0061201A">
      <w:pPr>
        <w:spacing w:after="0"/>
      </w:pPr>
      <w:r>
        <w:separator/>
      </w:r>
    </w:p>
  </w:footnote>
  <w:footnote w:type="continuationSeparator" w:id="0">
    <w:p w14:paraId="13124C84" w14:textId="77777777" w:rsidR="00933CDA" w:rsidRDefault="00933CDA" w:rsidP="006120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120"/>
    <w:multiLevelType w:val="hybridMultilevel"/>
    <w:tmpl w:val="5330E64E"/>
    <w:lvl w:ilvl="0" w:tplc="7A92935A">
      <w:start w:val="1"/>
      <w:numFmt w:val="decimal"/>
      <w:lvlText w:val="(%1)"/>
      <w:lvlJc w:val="left"/>
      <w:pPr>
        <w:ind w:left="760" w:hanging="360"/>
      </w:pPr>
      <w:rPr>
        <w:rFonts w:hint="default"/>
      </w:rPr>
    </w:lvl>
    <w:lvl w:ilvl="1" w:tplc="04090017" w:tentative="1">
      <w:start w:val="1"/>
      <w:numFmt w:val="aiueoFullWidth"/>
      <w:lvlText w:val="(%2)"/>
      <w:lvlJc w:val="left"/>
      <w:pPr>
        <w:ind w:left="1280" w:hanging="440"/>
      </w:pPr>
    </w:lvl>
    <w:lvl w:ilvl="2" w:tplc="04090011" w:tentative="1">
      <w:start w:val="1"/>
      <w:numFmt w:val="decimalEnclosedCircle"/>
      <w:lvlText w:val="%3"/>
      <w:lvlJc w:val="left"/>
      <w:pPr>
        <w:ind w:left="1720" w:hanging="440"/>
      </w:pPr>
    </w:lvl>
    <w:lvl w:ilvl="3" w:tplc="0409000F" w:tentative="1">
      <w:start w:val="1"/>
      <w:numFmt w:val="decimal"/>
      <w:lvlText w:val="%4."/>
      <w:lvlJc w:val="left"/>
      <w:pPr>
        <w:ind w:left="2160" w:hanging="440"/>
      </w:pPr>
    </w:lvl>
    <w:lvl w:ilvl="4" w:tplc="04090017" w:tentative="1">
      <w:start w:val="1"/>
      <w:numFmt w:val="aiueoFullWidth"/>
      <w:lvlText w:val="(%5)"/>
      <w:lvlJc w:val="left"/>
      <w:pPr>
        <w:ind w:left="2600" w:hanging="440"/>
      </w:pPr>
    </w:lvl>
    <w:lvl w:ilvl="5" w:tplc="04090011" w:tentative="1">
      <w:start w:val="1"/>
      <w:numFmt w:val="decimalEnclosedCircle"/>
      <w:lvlText w:val="%6"/>
      <w:lvlJc w:val="left"/>
      <w:pPr>
        <w:ind w:left="3040" w:hanging="440"/>
      </w:pPr>
    </w:lvl>
    <w:lvl w:ilvl="6" w:tplc="0409000F" w:tentative="1">
      <w:start w:val="1"/>
      <w:numFmt w:val="decimal"/>
      <w:lvlText w:val="%7."/>
      <w:lvlJc w:val="left"/>
      <w:pPr>
        <w:ind w:left="3480" w:hanging="440"/>
      </w:pPr>
    </w:lvl>
    <w:lvl w:ilvl="7" w:tplc="04090017" w:tentative="1">
      <w:start w:val="1"/>
      <w:numFmt w:val="aiueoFullWidth"/>
      <w:lvlText w:val="(%8)"/>
      <w:lvlJc w:val="left"/>
      <w:pPr>
        <w:ind w:left="3920" w:hanging="440"/>
      </w:pPr>
    </w:lvl>
    <w:lvl w:ilvl="8" w:tplc="04090011" w:tentative="1">
      <w:start w:val="1"/>
      <w:numFmt w:val="decimalEnclosedCircle"/>
      <w:lvlText w:val="%9"/>
      <w:lvlJc w:val="left"/>
      <w:pPr>
        <w:ind w:left="4360" w:hanging="440"/>
      </w:pPr>
    </w:lvl>
  </w:abstractNum>
  <w:abstractNum w:abstractNumId="1" w15:restartNumberingAfterBreak="0">
    <w:nsid w:val="1AE5759C"/>
    <w:multiLevelType w:val="hybridMultilevel"/>
    <w:tmpl w:val="5044BA5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C05076E"/>
    <w:multiLevelType w:val="hybridMultilevel"/>
    <w:tmpl w:val="641C0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23A1FBD"/>
    <w:multiLevelType w:val="hybridMultilevel"/>
    <w:tmpl w:val="D0724870"/>
    <w:lvl w:ilvl="0" w:tplc="E03AB8BE">
      <w:start w:val="1"/>
      <w:numFmt w:val="decimal"/>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4" w15:restartNumberingAfterBreak="0">
    <w:nsid w:val="4A9A3871"/>
    <w:multiLevelType w:val="hybridMultilevel"/>
    <w:tmpl w:val="3C5A9222"/>
    <w:lvl w:ilvl="0" w:tplc="9B9E9E8E">
      <w:start w:val="2"/>
      <w:numFmt w:val="bullet"/>
      <w:lvlText w:val=""/>
      <w:lvlJc w:val="left"/>
      <w:pPr>
        <w:ind w:left="360" w:hanging="360"/>
      </w:pPr>
      <w:rPr>
        <w:rFonts w:ascii="Wingdings" w:eastAsiaTheme="minorEastAsia"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3070039"/>
    <w:multiLevelType w:val="hybridMultilevel"/>
    <w:tmpl w:val="578AA428"/>
    <w:lvl w:ilvl="0" w:tplc="EEF6EA12">
      <w:start w:val="1"/>
      <w:numFmt w:val="decimal"/>
      <w:lvlText w:val="%1."/>
      <w:lvlJc w:val="left"/>
      <w:pPr>
        <w:ind w:left="760" w:hanging="360"/>
      </w:pPr>
      <w:rPr>
        <w:rFonts w:hint="default"/>
      </w:rPr>
    </w:lvl>
    <w:lvl w:ilvl="1" w:tplc="04090017" w:tentative="1">
      <w:start w:val="1"/>
      <w:numFmt w:val="aiueoFullWidth"/>
      <w:lvlText w:val="(%2)"/>
      <w:lvlJc w:val="left"/>
      <w:pPr>
        <w:ind w:left="1280" w:hanging="440"/>
      </w:pPr>
    </w:lvl>
    <w:lvl w:ilvl="2" w:tplc="04090011" w:tentative="1">
      <w:start w:val="1"/>
      <w:numFmt w:val="decimalEnclosedCircle"/>
      <w:lvlText w:val="%3"/>
      <w:lvlJc w:val="left"/>
      <w:pPr>
        <w:ind w:left="1720" w:hanging="440"/>
      </w:pPr>
    </w:lvl>
    <w:lvl w:ilvl="3" w:tplc="0409000F" w:tentative="1">
      <w:start w:val="1"/>
      <w:numFmt w:val="decimal"/>
      <w:lvlText w:val="%4."/>
      <w:lvlJc w:val="left"/>
      <w:pPr>
        <w:ind w:left="2160" w:hanging="440"/>
      </w:pPr>
    </w:lvl>
    <w:lvl w:ilvl="4" w:tplc="04090017" w:tentative="1">
      <w:start w:val="1"/>
      <w:numFmt w:val="aiueoFullWidth"/>
      <w:lvlText w:val="(%5)"/>
      <w:lvlJc w:val="left"/>
      <w:pPr>
        <w:ind w:left="2600" w:hanging="440"/>
      </w:pPr>
    </w:lvl>
    <w:lvl w:ilvl="5" w:tplc="04090011" w:tentative="1">
      <w:start w:val="1"/>
      <w:numFmt w:val="decimalEnclosedCircle"/>
      <w:lvlText w:val="%6"/>
      <w:lvlJc w:val="left"/>
      <w:pPr>
        <w:ind w:left="3040" w:hanging="440"/>
      </w:pPr>
    </w:lvl>
    <w:lvl w:ilvl="6" w:tplc="0409000F" w:tentative="1">
      <w:start w:val="1"/>
      <w:numFmt w:val="decimal"/>
      <w:lvlText w:val="%7."/>
      <w:lvlJc w:val="left"/>
      <w:pPr>
        <w:ind w:left="3480" w:hanging="440"/>
      </w:pPr>
    </w:lvl>
    <w:lvl w:ilvl="7" w:tplc="04090017" w:tentative="1">
      <w:start w:val="1"/>
      <w:numFmt w:val="aiueoFullWidth"/>
      <w:lvlText w:val="(%8)"/>
      <w:lvlJc w:val="left"/>
      <w:pPr>
        <w:ind w:left="3920" w:hanging="440"/>
      </w:pPr>
    </w:lvl>
    <w:lvl w:ilvl="8" w:tplc="04090011" w:tentative="1">
      <w:start w:val="1"/>
      <w:numFmt w:val="decimalEnclosedCircle"/>
      <w:lvlText w:val="%9"/>
      <w:lvlJc w:val="left"/>
      <w:pPr>
        <w:ind w:left="4360" w:hanging="440"/>
      </w:pPr>
    </w:lvl>
  </w:abstractNum>
  <w:abstractNum w:abstractNumId="6" w15:restartNumberingAfterBreak="0">
    <w:nsid w:val="71830166"/>
    <w:multiLevelType w:val="multilevel"/>
    <w:tmpl w:val="C696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B181B"/>
    <w:multiLevelType w:val="hybridMultilevel"/>
    <w:tmpl w:val="F19463B2"/>
    <w:lvl w:ilvl="0" w:tplc="7A92935A">
      <w:start w:val="1"/>
      <w:numFmt w:val="decimal"/>
      <w:lvlText w:val="(%1)"/>
      <w:lvlJc w:val="left"/>
      <w:pPr>
        <w:ind w:left="7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7159853">
    <w:abstractNumId w:val="3"/>
  </w:num>
  <w:num w:numId="2" w16cid:durableId="365257971">
    <w:abstractNumId w:val="6"/>
  </w:num>
  <w:num w:numId="3" w16cid:durableId="493179519">
    <w:abstractNumId w:val="2"/>
  </w:num>
  <w:num w:numId="4" w16cid:durableId="376508295">
    <w:abstractNumId w:val="4"/>
  </w:num>
  <w:num w:numId="5" w16cid:durableId="1009911361">
    <w:abstractNumId w:val="1"/>
  </w:num>
  <w:num w:numId="6" w16cid:durableId="2119182262">
    <w:abstractNumId w:val="0"/>
  </w:num>
  <w:num w:numId="7" w16cid:durableId="2099516012">
    <w:abstractNumId w:val="7"/>
  </w:num>
  <w:num w:numId="8" w16cid:durableId="181020117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tsuya Kameda">
    <w15:presenceInfo w15:providerId="None" w15:userId="Tatsuya Kameda"/>
  </w15:person>
  <w15:person w15:author="Ryutaro Mori">
    <w15:presenceInfo w15:providerId="None" w15:userId="Ryutaro Mori"/>
  </w15:person>
  <w15:person w15:author="KAMEDA Tatsuya">
    <w15:presenceInfo w15:providerId="AD" w15:userId="S::tkameda@mi.meijigakuin.ac.jp::6ac62c6a-178e-42a1-b541-111d45be3b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G973U133Q424N244"/>
    <w:docVar w:name="paperpile-doc-name" w:val="realtime_draft_main_2026_v5.docx"/>
    <w:docVar w:name="paperpile-includeDoi" w:val="false"/>
    <w:docVar w:name="paperpile-styleFile" w:val="apa.csl"/>
    <w:docVar w:name="paperpile-styleId" w:val="pp-apa7"/>
    <w:docVar w:name="paperpile-styleLabel" w:val="American Psychological Association 7th edition"/>
    <w:docVar w:name="paperpile-styleLocale" w:val="en-US"/>
  </w:docVars>
  <w:rsids>
    <w:rsidRoot w:val="009A6348"/>
    <w:rsid w:val="00005B2E"/>
    <w:rsid w:val="00006262"/>
    <w:rsid w:val="00006AC6"/>
    <w:rsid w:val="00007766"/>
    <w:rsid w:val="000104C1"/>
    <w:rsid w:val="00010AF9"/>
    <w:rsid w:val="000112B4"/>
    <w:rsid w:val="00012035"/>
    <w:rsid w:val="00012C20"/>
    <w:rsid w:val="0001497F"/>
    <w:rsid w:val="00015627"/>
    <w:rsid w:val="000157BF"/>
    <w:rsid w:val="00015FCB"/>
    <w:rsid w:val="0001720F"/>
    <w:rsid w:val="0001724D"/>
    <w:rsid w:val="00022805"/>
    <w:rsid w:val="00024C27"/>
    <w:rsid w:val="00025668"/>
    <w:rsid w:val="000264A3"/>
    <w:rsid w:val="00027E9E"/>
    <w:rsid w:val="000324ED"/>
    <w:rsid w:val="00032B1E"/>
    <w:rsid w:val="00034B4A"/>
    <w:rsid w:val="000371A0"/>
    <w:rsid w:val="00040040"/>
    <w:rsid w:val="00040D53"/>
    <w:rsid w:val="00042AEB"/>
    <w:rsid w:val="0004356A"/>
    <w:rsid w:val="00043882"/>
    <w:rsid w:val="000440AC"/>
    <w:rsid w:val="00046293"/>
    <w:rsid w:val="0004673E"/>
    <w:rsid w:val="00046C59"/>
    <w:rsid w:val="0004765B"/>
    <w:rsid w:val="000512D1"/>
    <w:rsid w:val="00051623"/>
    <w:rsid w:val="00051CCD"/>
    <w:rsid w:val="0005332E"/>
    <w:rsid w:val="0005383F"/>
    <w:rsid w:val="0005465E"/>
    <w:rsid w:val="000553F8"/>
    <w:rsid w:val="00055AAD"/>
    <w:rsid w:val="000574C6"/>
    <w:rsid w:val="00061971"/>
    <w:rsid w:val="00062321"/>
    <w:rsid w:val="00062994"/>
    <w:rsid w:val="00062D59"/>
    <w:rsid w:val="00062E11"/>
    <w:rsid w:val="00063280"/>
    <w:rsid w:val="0006348E"/>
    <w:rsid w:val="00063AA8"/>
    <w:rsid w:val="00065796"/>
    <w:rsid w:val="00066D7E"/>
    <w:rsid w:val="000675A0"/>
    <w:rsid w:val="0007015A"/>
    <w:rsid w:val="0007253B"/>
    <w:rsid w:val="000726DD"/>
    <w:rsid w:val="00072B3D"/>
    <w:rsid w:val="00080D2C"/>
    <w:rsid w:val="00081F02"/>
    <w:rsid w:val="000820D1"/>
    <w:rsid w:val="000829F4"/>
    <w:rsid w:val="00082D86"/>
    <w:rsid w:val="00083630"/>
    <w:rsid w:val="00084AAE"/>
    <w:rsid w:val="00085759"/>
    <w:rsid w:val="00087AF1"/>
    <w:rsid w:val="00090320"/>
    <w:rsid w:val="00091D43"/>
    <w:rsid w:val="000942A4"/>
    <w:rsid w:val="000956A6"/>
    <w:rsid w:val="000963F9"/>
    <w:rsid w:val="000979CC"/>
    <w:rsid w:val="00097D3B"/>
    <w:rsid w:val="00097D9F"/>
    <w:rsid w:val="000A0E85"/>
    <w:rsid w:val="000A13D9"/>
    <w:rsid w:val="000A13F8"/>
    <w:rsid w:val="000A1A74"/>
    <w:rsid w:val="000A2E86"/>
    <w:rsid w:val="000A6D12"/>
    <w:rsid w:val="000A747D"/>
    <w:rsid w:val="000A785F"/>
    <w:rsid w:val="000B1732"/>
    <w:rsid w:val="000B25E9"/>
    <w:rsid w:val="000B3F90"/>
    <w:rsid w:val="000B4339"/>
    <w:rsid w:val="000B4656"/>
    <w:rsid w:val="000B4960"/>
    <w:rsid w:val="000B53A1"/>
    <w:rsid w:val="000B6013"/>
    <w:rsid w:val="000B6BA7"/>
    <w:rsid w:val="000B722B"/>
    <w:rsid w:val="000B7A68"/>
    <w:rsid w:val="000C01EC"/>
    <w:rsid w:val="000C04D8"/>
    <w:rsid w:val="000C0D85"/>
    <w:rsid w:val="000C0E38"/>
    <w:rsid w:val="000C4E31"/>
    <w:rsid w:val="000C64C8"/>
    <w:rsid w:val="000C6722"/>
    <w:rsid w:val="000C74D8"/>
    <w:rsid w:val="000C7E2C"/>
    <w:rsid w:val="000D09FE"/>
    <w:rsid w:val="000D1EBA"/>
    <w:rsid w:val="000D23C9"/>
    <w:rsid w:val="000D5444"/>
    <w:rsid w:val="000D63C9"/>
    <w:rsid w:val="000D6C32"/>
    <w:rsid w:val="000E0049"/>
    <w:rsid w:val="000E0585"/>
    <w:rsid w:val="000E2CEE"/>
    <w:rsid w:val="000E39B2"/>
    <w:rsid w:val="000E4DDF"/>
    <w:rsid w:val="000E63FF"/>
    <w:rsid w:val="000E69E1"/>
    <w:rsid w:val="000E6FB6"/>
    <w:rsid w:val="000E763A"/>
    <w:rsid w:val="000E7A0A"/>
    <w:rsid w:val="000E7FBD"/>
    <w:rsid w:val="000F16F5"/>
    <w:rsid w:val="000F1D5C"/>
    <w:rsid w:val="000F20C3"/>
    <w:rsid w:val="000F3101"/>
    <w:rsid w:val="000F3FA7"/>
    <w:rsid w:val="000F4227"/>
    <w:rsid w:val="000F483B"/>
    <w:rsid w:val="000F5670"/>
    <w:rsid w:val="000F60A2"/>
    <w:rsid w:val="00100384"/>
    <w:rsid w:val="001003A1"/>
    <w:rsid w:val="0010046A"/>
    <w:rsid w:val="00100AC2"/>
    <w:rsid w:val="0010364B"/>
    <w:rsid w:val="00103E9A"/>
    <w:rsid w:val="001052DE"/>
    <w:rsid w:val="00105BBE"/>
    <w:rsid w:val="0010628E"/>
    <w:rsid w:val="00106A07"/>
    <w:rsid w:val="00106B02"/>
    <w:rsid w:val="00111634"/>
    <w:rsid w:val="00111769"/>
    <w:rsid w:val="00113ABD"/>
    <w:rsid w:val="00113E24"/>
    <w:rsid w:val="001167B3"/>
    <w:rsid w:val="00116FCE"/>
    <w:rsid w:val="0012004E"/>
    <w:rsid w:val="001203A1"/>
    <w:rsid w:val="0012095C"/>
    <w:rsid w:val="001220D0"/>
    <w:rsid w:val="00123498"/>
    <w:rsid w:val="001235C8"/>
    <w:rsid w:val="00123827"/>
    <w:rsid w:val="001249D1"/>
    <w:rsid w:val="0012537D"/>
    <w:rsid w:val="001256D2"/>
    <w:rsid w:val="001300AC"/>
    <w:rsid w:val="001308B0"/>
    <w:rsid w:val="001334D6"/>
    <w:rsid w:val="00133B78"/>
    <w:rsid w:val="001341DE"/>
    <w:rsid w:val="00135DC6"/>
    <w:rsid w:val="00135E16"/>
    <w:rsid w:val="00135E9C"/>
    <w:rsid w:val="001364DB"/>
    <w:rsid w:val="001369A6"/>
    <w:rsid w:val="00136F65"/>
    <w:rsid w:val="001370EE"/>
    <w:rsid w:val="0013713D"/>
    <w:rsid w:val="00141A83"/>
    <w:rsid w:val="0014215A"/>
    <w:rsid w:val="001426EC"/>
    <w:rsid w:val="001436B9"/>
    <w:rsid w:val="00144256"/>
    <w:rsid w:val="00146709"/>
    <w:rsid w:val="00146776"/>
    <w:rsid w:val="00146FE8"/>
    <w:rsid w:val="001479B8"/>
    <w:rsid w:val="00150AFF"/>
    <w:rsid w:val="00150B72"/>
    <w:rsid w:val="00151233"/>
    <w:rsid w:val="0015127F"/>
    <w:rsid w:val="00151C47"/>
    <w:rsid w:val="00152E0F"/>
    <w:rsid w:val="00152FD8"/>
    <w:rsid w:val="00154ABD"/>
    <w:rsid w:val="001605D7"/>
    <w:rsid w:val="001615FB"/>
    <w:rsid w:val="00163465"/>
    <w:rsid w:val="0016444F"/>
    <w:rsid w:val="0016450C"/>
    <w:rsid w:val="00164E73"/>
    <w:rsid w:val="001657D0"/>
    <w:rsid w:val="00166E2C"/>
    <w:rsid w:val="00167028"/>
    <w:rsid w:val="00167AF3"/>
    <w:rsid w:val="001715D4"/>
    <w:rsid w:val="001726C0"/>
    <w:rsid w:val="00172EB0"/>
    <w:rsid w:val="001730D7"/>
    <w:rsid w:val="001735D4"/>
    <w:rsid w:val="00173BB8"/>
    <w:rsid w:val="001772A5"/>
    <w:rsid w:val="00177546"/>
    <w:rsid w:val="0018034D"/>
    <w:rsid w:val="00181568"/>
    <w:rsid w:val="00183B05"/>
    <w:rsid w:val="00183CD4"/>
    <w:rsid w:val="00184D90"/>
    <w:rsid w:val="00185A5F"/>
    <w:rsid w:val="001862D8"/>
    <w:rsid w:val="001870D2"/>
    <w:rsid w:val="00190F6A"/>
    <w:rsid w:val="00191466"/>
    <w:rsid w:val="00192826"/>
    <w:rsid w:val="00194CA3"/>
    <w:rsid w:val="001961EE"/>
    <w:rsid w:val="0019707B"/>
    <w:rsid w:val="00197590"/>
    <w:rsid w:val="001A1705"/>
    <w:rsid w:val="001A27F5"/>
    <w:rsid w:val="001A3A7A"/>
    <w:rsid w:val="001A3E68"/>
    <w:rsid w:val="001A760F"/>
    <w:rsid w:val="001A7A20"/>
    <w:rsid w:val="001A7CB7"/>
    <w:rsid w:val="001B0BB9"/>
    <w:rsid w:val="001B368B"/>
    <w:rsid w:val="001B3DD6"/>
    <w:rsid w:val="001B48DC"/>
    <w:rsid w:val="001B5A06"/>
    <w:rsid w:val="001B6781"/>
    <w:rsid w:val="001B76C2"/>
    <w:rsid w:val="001B78B2"/>
    <w:rsid w:val="001C3437"/>
    <w:rsid w:val="001C39D7"/>
    <w:rsid w:val="001C3A34"/>
    <w:rsid w:val="001C3EA2"/>
    <w:rsid w:val="001C4425"/>
    <w:rsid w:val="001C5057"/>
    <w:rsid w:val="001C6D30"/>
    <w:rsid w:val="001C6F80"/>
    <w:rsid w:val="001D359E"/>
    <w:rsid w:val="001D42B4"/>
    <w:rsid w:val="001D4E5E"/>
    <w:rsid w:val="001D5354"/>
    <w:rsid w:val="001D560E"/>
    <w:rsid w:val="001D7C06"/>
    <w:rsid w:val="001E0741"/>
    <w:rsid w:val="001E14A1"/>
    <w:rsid w:val="001E2FE7"/>
    <w:rsid w:val="001E3013"/>
    <w:rsid w:val="001E3DAB"/>
    <w:rsid w:val="001E4F2A"/>
    <w:rsid w:val="001E5F19"/>
    <w:rsid w:val="001E768C"/>
    <w:rsid w:val="001E7E4F"/>
    <w:rsid w:val="001F0416"/>
    <w:rsid w:val="001F0972"/>
    <w:rsid w:val="001F0F16"/>
    <w:rsid w:val="001F1202"/>
    <w:rsid w:val="001F1A9D"/>
    <w:rsid w:val="001F2184"/>
    <w:rsid w:val="001F30E2"/>
    <w:rsid w:val="001F494B"/>
    <w:rsid w:val="001F543C"/>
    <w:rsid w:val="001F5D84"/>
    <w:rsid w:val="001F69DF"/>
    <w:rsid w:val="001F7170"/>
    <w:rsid w:val="00201C93"/>
    <w:rsid w:val="00203162"/>
    <w:rsid w:val="00203E2B"/>
    <w:rsid w:val="00205622"/>
    <w:rsid w:val="00205697"/>
    <w:rsid w:val="00205F65"/>
    <w:rsid w:val="00212134"/>
    <w:rsid w:val="00212B87"/>
    <w:rsid w:val="0021310A"/>
    <w:rsid w:val="0021382C"/>
    <w:rsid w:val="00213C32"/>
    <w:rsid w:val="002165D7"/>
    <w:rsid w:val="0021698B"/>
    <w:rsid w:val="002177F7"/>
    <w:rsid w:val="00217AA5"/>
    <w:rsid w:val="002205BB"/>
    <w:rsid w:val="00222805"/>
    <w:rsid w:val="00222DF1"/>
    <w:rsid w:val="00223248"/>
    <w:rsid w:val="00223669"/>
    <w:rsid w:val="002241BE"/>
    <w:rsid w:val="00224BF8"/>
    <w:rsid w:val="002274CB"/>
    <w:rsid w:val="00230885"/>
    <w:rsid w:val="002316F0"/>
    <w:rsid w:val="002350B8"/>
    <w:rsid w:val="00235B61"/>
    <w:rsid w:val="00235BC1"/>
    <w:rsid w:val="0023623A"/>
    <w:rsid w:val="00236354"/>
    <w:rsid w:val="00236371"/>
    <w:rsid w:val="00237934"/>
    <w:rsid w:val="00241023"/>
    <w:rsid w:val="00242BD2"/>
    <w:rsid w:val="00243964"/>
    <w:rsid w:val="002440CC"/>
    <w:rsid w:val="00245499"/>
    <w:rsid w:val="0024669D"/>
    <w:rsid w:val="00247374"/>
    <w:rsid w:val="002479C0"/>
    <w:rsid w:val="00250B64"/>
    <w:rsid w:val="00252163"/>
    <w:rsid w:val="00252F1F"/>
    <w:rsid w:val="00252F95"/>
    <w:rsid w:val="002566E0"/>
    <w:rsid w:val="00257750"/>
    <w:rsid w:val="002606B4"/>
    <w:rsid w:val="00262754"/>
    <w:rsid w:val="00263350"/>
    <w:rsid w:val="00263F9C"/>
    <w:rsid w:val="00264A67"/>
    <w:rsid w:val="00267D2C"/>
    <w:rsid w:val="00270BD3"/>
    <w:rsid w:val="00270C7A"/>
    <w:rsid w:val="00271AE6"/>
    <w:rsid w:val="00272570"/>
    <w:rsid w:val="00272B57"/>
    <w:rsid w:val="002736CA"/>
    <w:rsid w:val="0027609E"/>
    <w:rsid w:val="0027681D"/>
    <w:rsid w:val="00276CFB"/>
    <w:rsid w:val="00276D79"/>
    <w:rsid w:val="00280308"/>
    <w:rsid w:val="00280945"/>
    <w:rsid w:val="002816F1"/>
    <w:rsid w:val="002835E5"/>
    <w:rsid w:val="00284925"/>
    <w:rsid w:val="00284A0B"/>
    <w:rsid w:val="00284E9E"/>
    <w:rsid w:val="002851ED"/>
    <w:rsid w:val="002853DE"/>
    <w:rsid w:val="0028585B"/>
    <w:rsid w:val="0028590E"/>
    <w:rsid w:val="002860CB"/>
    <w:rsid w:val="0028685D"/>
    <w:rsid w:val="002871C9"/>
    <w:rsid w:val="0029064F"/>
    <w:rsid w:val="00291613"/>
    <w:rsid w:val="00293103"/>
    <w:rsid w:val="00293863"/>
    <w:rsid w:val="00293B16"/>
    <w:rsid w:val="00294BC2"/>
    <w:rsid w:val="00295A52"/>
    <w:rsid w:val="0029694A"/>
    <w:rsid w:val="00296B4E"/>
    <w:rsid w:val="00296FEF"/>
    <w:rsid w:val="002978A1"/>
    <w:rsid w:val="00297E36"/>
    <w:rsid w:val="002A0FBD"/>
    <w:rsid w:val="002A24DA"/>
    <w:rsid w:val="002A376F"/>
    <w:rsid w:val="002A3E37"/>
    <w:rsid w:val="002A3FEF"/>
    <w:rsid w:val="002A4C5A"/>
    <w:rsid w:val="002A54FD"/>
    <w:rsid w:val="002A56B4"/>
    <w:rsid w:val="002A5B9F"/>
    <w:rsid w:val="002B33E5"/>
    <w:rsid w:val="002B54AD"/>
    <w:rsid w:val="002B6563"/>
    <w:rsid w:val="002B77B8"/>
    <w:rsid w:val="002B7AAA"/>
    <w:rsid w:val="002C085C"/>
    <w:rsid w:val="002C13D0"/>
    <w:rsid w:val="002C37C7"/>
    <w:rsid w:val="002C4411"/>
    <w:rsid w:val="002C58AB"/>
    <w:rsid w:val="002C5E53"/>
    <w:rsid w:val="002C7B55"/>
    <w:rsid w:val="002C7E29"/>
    <w:rsid w:val="002D0134"/>
    <w:rsid w:val="002D0351"/>
    <w:rsid w:val="002D04E6"/>
    <w:rsid w:val="002D1556"/>
    <w:rsid w:val="002D3687"/>
    <w:rsid w:val="002D3D76"/>
    <w:rsid w:val="002D4234"/>
    <w:rsid w:val="002D584F"/>
    <w:rsid w:val="002D7AD9"/>
    <w:rsid w:val="002E1415"/>
    <w:rsid w:val="002E2428"/>
    <w:rsid w:val="002E2E37"/>
    <w:rsid w:val="002E49C5"/>
    <w:rsid w:val="002E4ACD"/>
    <w:rsid w:val="002E51EB"/>
    <w:rsid w:val="002E5E51"/>
    <w:rsid w:val="002E6ABB"/>
    <w:rsid w:val="002E7464"/>
    <w:rsid w:val="002E79DE"/>
    <w:rsid w:val="002E7AAA"/>
    <w:rsid w:val="002F0F65"/>
    <w:rsid w:val="002F36C0"/>
    <w:rsid w:val="002F3A81"/>
    <w:rsid w:val="002F4175"/>
    <w:rsid w:val="002F4181"/>
    <w:rsid w:val="002F5E1E"/>
    <w:rsid w:val="002F60A5"/>
    <w:rsid w:val="002F611C"/>
    <w:rsid w:val="00301166"/>
    <w:rsid w:val="00301564"/>
    <w:rsid w:val="00302968"/>
    <w:rsid w:val="003029A3"/>
    <w:rsid w:val="003031FE"/>
    <w:rsid w:val="003038DF"/>
    <w:rsid w:val="00303F6A"/>
    <w:rsid w:val="003053E6"/>
    <w:rsid w:val="0030608F"/>
    <w:rsid w:val="003128B2"/>
    <w:rsid w:val="00312B45"/>
    <w:rsid w:val="00314809"/>
    <w:rsid w:val="0031564F"/>
    <w:rsid w:val="00317057"/>
    <w:rsid w:val="0031720E"/>
    <w:rsid w:val="0031737B"/>
    <w:rsid w:val="00320704"/>
    <w:rsid w:val="003208F0"/>
    <w:rsid w:val="00320AA3"/>
    <w:rsid w:val="00320FD5"/>
    <w:rsid w:val="00322A11"/>
    <w:rsid w:val="003230C1"/>
    <w:rsid w:val="00324EA7"/>
    <w:rsid w:val="0032592D"/>
    <w:rsid w:val="00331479"/>
    <w:rsid w:val="00332660"/>
    <w:rsid w:val="00332A9F"/>
    <w:rsid w:val="00333093"/>
    <w:rsid w:val="00333932"/>
    <w:rsid w:val="00334E03"/>
    <w:rsid w:val="003352D7"/>
    <w:rsid w:val="00335B3B"/>
    <w:rsid w:val="003360C4"/>
    <w:rsid w:val="003360EE"/>
    <w:rsid w:val="0033617E"/>
    <w:rsid w:val="00336B4C"/>
    <w:rsid w:val="0033720F"/>
    <w:rsid w:val="00337482"/>
    <w:rsid w:val="00341094"/>
    <w:rsid w:val="00341340"/>
    <w:rsid w:val="00343847"/>
    <w:rsid w:val="0034434F"/>
    <w:rsid w:val="003443D1"/>
    <w:rsid w:val="00345DC2"/>
    <w:rsid w:val="00345E05"/>
    <w:rsid w:val="003466DD"/>
    <w:rsid w:val="00346ABC"/>
    <w:rsid w:val="00346B2A"/>
    <w:rsid w:val="003500C5"/>
    <w:rsid w:val="00350BE0"/>
    <w:rsid w:val="00350CDE"/>
    <w:rsid w:val="003512C4"/>
    <w:rsid w:val="00352256"/>
    <w:rsid w:val="00353C1B"/>
    <w:rsid w:val="0036048C"/>
    <w:rsid w:val="00360C56"/>
    <w:rsid w:val="00361321"/>
    <w:rsid w:val="00361762"/>
    <w:rsid w:val="00361D80"/>
    <w:rsid w:val="003635A8"/>
    <w:rsid w:val="00363621"/>
    <w:rsid w:val="00363BBF"/>
    <w:rsid w:val="003668F2"/>
    <w:rsid w:val="003705E0"/>
    <w:rsid w:val="00370847"/>
    <w:rsid w:val="00372694"/>
    <w:rsid w:val="00372DCD"/>
    <w:rsid w:val="00372E8C"/>
    <w:rsid w:val="003730AD"/>
    <w:rsid w:val="003733B7"/>
    <w:rsid w:val="00373D4B"/>
    <w:rsid w:val="00374829"/>
    <w:rsid w:val="00375262"/>
    <w:rsid w:val="003753B2"/>
    <w:rsid w:val="00376D7F"/>
    <w:rsid w:val="0037722E"/>
    <w:rsid w:val="003804C2"/>
    <w:rsid w:val="00381238"/>
    <w:rsid w:val="0038167E"/>
    <w:rsid w:val="00383308"/>
    <w:rsid w:val="0038338B"/>
    <w:rsid w:val="0038520D"/>
    <w:rsid w:val="00386B14"/>
    <w:rsid w:val="00386C1C"/>
    <w:rsid w:val="0039044E"/>
    <w:rsid w:val="003916DC"/>
    <w:rsid w:val="003924F6"/>
    <w:rsid w:val="003928A2"/>
    <w:rsid w:val="0039397C"/>
    <w:rsid w:val="00395081"/>
    <w:rsid w:val="003955CC"/>
    <w:rsid w:val="003973FA"/>
    <w:rsid w:val="00397492"/>
    <w:rsid w:val="003A0792"/>
    <w:rsid w:val="003A0E1C"/>
    <w:rsid w:val="003A345D"/>
    <w:rsid w:val="003A4328"/>
    <w:rsid w:val="003A49EB"/>
    <w:rsid w:val="003A7AE2"/>
    <w:rsid w:val="003A7DDF"/>
    <w:rsid w:val="003A7FCC"/>
    <w:rsid w:val="003B1E40"/>
    <w:rsid w:val="003B280D"/>
    <w:rsid w:val="003B3D27"/>
    <w:rsid w:val="003B43AF"/>
    <w:rsid w:val="003B48E6"/>
    <w:rsid w:val="003B5495"/>
    <w:rsid w:val="003B6C14"/>
    <w:rsid w:val="003B7531"/>
    <w:rsid w:val="003B7554"/>
    <w:rsid w:val="003C06B7"/>
    <w:rsid w:val="003C09B1"/>
    <w:rsid w:val="003C181B"/>
    <w:rsid w:val="003C3180"/>
    <w:rsid w:val="003C4087"/>
    <w:rsid w:val="003C58B9"/>
    <w:rsid w:val="003C63E1"/>
    <w:rsid w:val="003C6660"/>
    <w:rsid w:val="003D1007"/>
    <w:rsid w:val="003D1035"/>
    <w:rsid w:val="003D1F35"/>
    <w:rsid w:val="003D2599"/>
    <w:rsid w:val="003D2D53"/>
    <w:rsid w:val="003D397E"/>
    <w:rsid w:val="003D5540"/>
    <w:rsid w:val="003D5A0D"/>
    <w:rsid w:val="003D5E49"/>
    <w:rsid w:val="003D6752"/>
    <w:rsid w:val="003E02DD"/>
    <w:rsid w:val="003E0E92"/>
    <w:rsid w:val="003E1046"/>
    <w:rsid w:val="003E1FD8"/>
    <w:rsid w:val="003E3245"/>
    <w:rsid w:val="003E4098"/>
    <w:rsid w:val="003E52D4"/>
    <w:rsid w:val="003E5883"/>
    <w:rsid w:val="003E5903"/>
    <w:rsid w:val="003E5D9A"/>
    <w:rsid w:val="003E5DF2"/>
    <w:rsid w:val="003E658C"/>
    <w:rsid w:val="003E73A8"/>
    <w:rsid w:val="003E7C7F"/>
    <w:rsid w:val="003F0CC6"/>
    <w:rsid w:val="003F1615"/>
    <w:rsid w:val="003F39BE"/>
    <w:rsid w:val="003F3E84"/>
    <w:rsid w:val="003F59DA"/>
    <w:rsid w:val="003F5B4E"/>
    <w:rsid w:val="003F633D"/>
    <w:rsid w:val="0040003B"/>
    <w:rsid w:val="00400B30"/>
    <w:rsid w:val="00400C61"/>
    <w:rsid w:val="00401DEF"/>
    <w:rsid w:val="00403105"/>
    <w:rsid w:val="00403EFE"/>
    <w:rsid w:val="004055D2"/>
    <w:rsid w:val="00406182"/>
    <w:rsid w:val="00406827"/>
    <w:rsid w:val="0040709C"/>
    <w:rsid w:val="004070BD"/>
    <w:rsid w:val="00410192"/>
    <w:rsid w:val="0041154B"/>
    <w:rsid w:val="00413481"/>
    <w:rsid w:val="0041476D"/>
    <w:rsid w:val="00414E61"/>
    <w:rsid w:val="004152A7"/>
    <w:rsid w:val="004153C3"/>
    <w:rsid w:val="004155D0"/>
    <w:rsid w:val="004175A3"/>
    <w:rsid w:val="00417D6F"/>
    <w:rsid w:val="004210BE"/>
    <w:rsid w:val="0042181F"/>
    <w:rsid w:val="00422D9E"/>
    <w:rsid w:val="00423810"/>
    <w:rsid w:val="00425026"/>
    <w:rsid w:val="00425E9A"/>
    <w:rsid w:val="00427CFD"/>
    <w:rsid w:val="00427EE4"/>
    <w:rsid w:val="004303DE"/>
    <w:rsid w:val="00431476"/>
    <w:rsid w:val="00431E21"/>
    <w:rsid w:val="00432F93"/>
    <w:rsid w:val="00435E4D"/>
    <w:rsid w:val="004377D7"/>
    <w:rsid w:val="00440A39"/>
    <w:rsid w:val="00440D66"/>
    <w:rsid w:val="00441A81"/>
    <w:rsid w:val="00446A6E"/>
    <w:rsid w:val="00446FD8"/>
    <w:rsid w:val="004476B5"/>
    <w:rsid w:val="00450550"/>
    <w:rsid w:val="00450BA4"/>
    <w:rsid w:val="00450DE5"/>
    <w:rsid w:val="00451B63"/>
    <w:rsid w:val="00452DD9"/>
    <w:rsid w:val="004547B7"/>
    <w:rsid w:val="00455F65"/>
    <w:rsid w:val="004569C7"/>
    <w:rsid w:val="004569CE"/>
    <w:rsid w:val="00462144"/>
    <w:rsid w:val="004634A8"/>
    <w:rsid w:val="00463A8B"/>
    <w:rsid w:val="0046448C"/>
    <w:rsid w:val="00465696"/>
    <w:rsid w:val="00467BD5"/>
    <w:rsid w:val="00470486"/>
    <w:rsid w:val="00472440"/>
    <w:rsid w:val="00473B52"/>
    <w:rsid w:val="00473B9F"/>
    <w:rsid w:val="004744FA"/>
    <w:rsid w:val="00475F2E"/>
    <w:rsid w:val="004778AA"/>
    <w:rsid w:val="00477C17"/>
    <w:rsid w:val="0048150D"/>
    <w:rsid w:val="004816F5"/>
    <w:rsid w:val="0048283B"/>
    <w:rsid w:val="0048310C"/>
    <w:rsid w:val="004832C1"/>
    <w:rsid w:val="004852E4"/>
    <w:rsid w:val="00485BDC"/>
    <w:rsid w:val="00486A20"/>
    <w:rsid w:val="00486BC1"/>
    <w:rsid w:val="00487922"/>
    <w:rsid w:val="0049069A"/>
    <w:rsid w:val="00491ACD"/>
    <w:rsid w:val="004923CC"/>
    <w:rsid w:val="00492A4C"/>
    <w:rsid w:val="0049336D"/>
    <w:rsid w:val="0049341A"/>
    <w:rsid w:val="00493A9C"/>
    <w:rsid w:val="004944BC"/>
    <w:rsid w:val="0049562F"/>
    <w:rsid w:val="00496CDB"/>
    <w:rsid w:val="004970A9"/>
    <w:rsid w:val="004970BE"/>
    <w:rsid w:val="004A04F3"/>
    <w:rsid w:val="004A2814"/>
    <w:rsid w:val="004A2C91"/>
    <w:rsid w:val="004A3017"/>
    <w:rsid w:val="004A3E63"/>
    <w:rsid w:val="004A419C"/>
    <w:rsid w:val="004A566C"/>
    <w:rsid w:val="004A6F47"/>
    <w:rsid w:val="004B0AA8"/>
    <w:rsid w:val="004B3355"/>
    <w:rsid w:val="004B34DF"/>
    <w:rsid w:val="004B34EA"/>
    <w:rsid w:val="004B4692"/>
    <w:rsid w:val="004B4BB7"/>
    <w:rsid w:val="004B52AE"/>
    <w:rsid w:val="004B5AB7"/>
    <w:rsid w:val="004B5F8B"/>
    <w:rsid w:val="004B60F6"/>
    <w:rsid w:val="004B7100"/>
    <w:rsid w:val="004C24EC"/>
    <w:rsid w:val="004C3860"/>
    <w:rsid w:val="004C39BC"/>
    <w:rsid w:val="004C3EDD"/>
    <w:rsid w:val="004C4979"/>
    <w:rsid w:val="004C5379"/>
    <w:rsid w:val="004D17E4"/>
    <w:rsid w:val="004D2F77"/>
    <w:rsid w:val="004D3F63"/>
    <w:rsid w:val="004D41B4"/>
    <w:rsid w:val="004D5EF0"/>
    <w:rsid w:val="004D6497"/>
    <w:rsid w:val="004D6A1D"/>
    <w:rsid w:val="004E07C3"/>
    <w:rsid w:val="004E0D9E"/>
    <w:rsid w:val="004E13D9"/>
    <w:rsid w:val="004E1B64"/>
    <w:rsid w:val="004E305B"/>
    <w:rsid w:val="004E447B"/>
    <w:rsid w:val="004E4778"/>
    <w:rsid w:val="004E60E0"/>
    <w:rsid w:val="004E6841"/>
    <w:rsid w:val="004F04C3"/>
    <w:rsid w:val="004F1009"/>
    <w:rsid w:val="004F2746"/>
    <w:rsid w:val="004F3896"/>
    <w:rsid w:val="004F6327"/>
    <w:rsid w:val="004F6B26"/>
    <w:rsid w:val="004F79B6"/>
    <w:rsid w:val="00500BC8"/>
    <w:rsid w:val="00500D3F"/>
    <w:rsid w:val="00501F61"/>
    <w:rsid w:val="005022E5"/>
    <w:rsid w:val="00502FD7"/>
    <w:rsid w:val="005037AF"/>
    <w:rsid w:val="00504827"/>
    <w:rsid w:val="00504852"/>
    <w:rsid w:val="005060FF"/>
    <w:rsid w:val="005110FA"/>
    <w:rsid w:val="00512AD6"/>
    <w:rsid w:val="00520500"/>
    <w:rsid w:val="00520B6B"/>
    <w:rsid w:val="00520D1E"/>
    <w:rsid w:val="005211C4"/>
    <w:rsid w:val="00521437"/>
    <w:rsid w:val="00522D2C"/>
    <w:rsid w:val="00523B53"/>
    <w:rsid w:val="00523C32"/>
    <w:rsid w:val="00526E5E"/>
    <w:rsid w:val="00527D3A"/>
    <w:rsid w:val="00527D66"/>
    <w:rsid w:val="005309F9"/>
    <w:rsid w:val="0053252B"/>
    <w:rsid w:val="0053337E"/>
    <w:rsid w:val="00534382"/>
    <w:rsid w:val="0053466D"/>
    <w:rsid w:val="00534D8F"/>
    <w:rsid w:val="005373AC"/>
    <w:rsid w:val="00540872"/>
    <w:rsid w:val="00541947"/>
    <w:rsid w:val="00542257"/>
    <w:rsid w:val="00543B53"/>
    <w:rsid w:val="00544B7C"/>
    <w:rsid w:val="005457C3"/>
    <w:rsid w:val="005458AD"/>
    <w:rsid w:val="005511CF"/>
    <w:rsid w:val="0055332C"/>
    <w:rsid w:val="00554549"/>
    <w:rsid w:val="00554956"/>
    <w:rsid w:val="00556BC8"/>
    <w:rsid w:val="0055706D"/>
    <w:rsid w:val="00560013"/>
    <w:rsid w:val="005614FF"/>
    <w:rsid w:val="00562051"/>
    <w:rsid w:val="0056405F"/>
    <w:rsid w:val="00564631"/>
    <w:rsid w:val="0056475F"/>
    <w:rsid w:val="00565852"/>
    <w:rsid w:val="00565A9A"/>
    <w:rsid w:val="005705A2"/>
    <w:rsid w:val="00570F83"/>
    <w:rsid w:val="005754A4"/>
    <w:rsid w:val="00575724"/>
    <w:rsid w:val="005765B9"/>
    <w:rsid w:val="00576933"/>
    <w:rsid w:val="005779B7"/>
    <w:rsid w:val="005779F1"/>
    <w:rsid w:val="00584863"/>
    <w:rsid w:val="00584D50"/>
    <w:rsid w:val="005856F2"/>
    <w:rsid w:val="005861BF"/>
    <w:rsid w:val="00587047"/>
    <w:rsid w:val="00591622"/>
    <w:rsid w:val="005926B2"/>
    <w:rsid w:val="00592E95"/>
    <w:rsid w:val="00593384"/>
    <w:rsid w:val="00593865"/>
    <w:rsid w:val="00593962"/>
    <w:rsid w:val="0059492B"/>
    <w:rsid w:val="00595E4B"/>
    <w:rsid w:val="00596057"/>
    <w:rsid w:val="00597DBE"/>
    <w:rsid w:val="005A0130"/>
    <w:rsid w:val="005A1485"/>
    <w:rsid w:val="005A336D"/>
    <w:rsid w:val="005A4928"/>
    <w:rsid w:val="005A572A"/>
    <w:rsid w:val="005A5DEC"/>
    <w:rsid w:val="005B0C17"/>
    <w:rsid w:val="005B0DB6"/>
    <w:rsid w:val="005B329E"/>
    <w:rsid w:val="005B4C04"/>
    <w:rsid w:val="005C010C"/>
    <w:rsid w:val="005C0FA0"/>
    <w:rsid w:val="005C3C86"/>
    <w:rsid w:val="005C3D8B"/>
    <w:rsid w:val="005C492C"/>
    <w:rsid w:val="005C4D43"/>
    <w:rsid w:val="005C4EB3"/>
    <w:rsid w:val="005C548E"/>
    <w:rsid w:val="005C56CE"/>
    <w:rsid w:val="005C6488"/>
    <w:rsid w:val="005C73A9"/>
    <w:rsid w:val="005D0D71"/>
    <w:rsid w:val="005D1B0C"/>
    <w:rsid w:val="005D276B"/>
    <w:rsid w:val="005D3455"/>
    <w:rsid w:val="005D3BC1"/>
    <w:rsid w:val="005D3D37"/>
    <w:rsid w:val="005D3FED"/>
    <w:rsid w:val="005D45D4"/>
    <w:rsid w:val="005D52D2"/>
    <w:rsid w:val="005D6FF3"/>
    <w:rsid w:val="005E153D"/>
    <w:rsid w:val="005E2AF9"/>
    <w:rsid w:val="005E2EF3"/>
    <w:rsid w:val="005E3544"/>
    <w:rsid w:val="005E3ACB"/>
    <w:rsid w:val="005E467B"/>
    <w:rsid w:val="005E4E0D"/>
    <w:rsid w:val="005E514C"/>
    <w:rsid w:val="005E7D20"/>
    <w:rsid w:val="005F12F8"/>
    <w:rsid w:val="005F18EF"/>
    <w:rsid w:val="005F2865"/>
    <w:rsid w:val="005F3599"/>
    <w:rsid w:val="005F3C33"/>
    <w:rsid w:val="005F3E3F"/>
    <w:rsid w:val="005F410C"/>
    <w:rsid w:val="005F4F57"/>
    <w:rsid w:val="005F5C94"/>
    <w:rsid w:val="005F6247"/>
    <w:rsid w:val="005F7332"/>
    <w:rsid w:val="006005A7"/>
    <w:rsid w:val="00602A86"/>
    <w:rsid w:val="00602BCE"/>
    <w:rsid w:val="00602EC8"/>
    <w:rsid w:val="0060353D"/>
    <w:rsid w:val="00604E96"/>
    <w:rsid w:val="00605D11"/>
    <w:rsid w:val="006073A5"/>
    <w:rsid w:val="00607A98"/>
    <w:rsid w:val="0061095F"/>
    <w:rsid w:val="00610D77"/>
    <w:rsid w:val="0061201A"/>
    <w:rsid w:val="00613CD9"/>
    <w:rsid w:val="00615B55"/>
    <w:rsid w:val="00615FCB"/>
    <w:rsid w:val="0061769E"/>
    <w:rsid w:val="0061799F"/>
    <w:rsid w:val="00621595"/>
    <w:rsid w:val="006230F5"/>
    <w:rsid w:val="00626608"/>
    <w:rsid w:val="0063133F"/>
    <w:rsid w:val="0063154B"/>
    <w:rsid w:val="00632379"/>
    <w:rsid w:val="00632ED0"/>
    <w:rsid w:val="006335F7"/>
    <w:rsid w:val="006342D1"/>
    <w:rsid w:val="006352C8"/>
    <w:rsid w:val="00636B17"/>
    <w:rsid w:val="00637A64"/>
    <w:rsid w:val="00640C6E"/>
    <w:rsid w:val="00641865"/>
    <w:rsid w:val="00641AC9"/>
    <w:rsid w:val="006430B5"/>
    <w:rsid w:val="00643678"/>
    <w:rsid w:val="00643B86"/>
    <w:rsid w:val="00643EBC"/>
    <w:rsid w:val="006440FE"/>
    <w:rsid w:val="00644E23"/>
    <w:rsid w:val="00647DA1"/>
    <w:rsid w:val="00647F40"/>
    <w:rsid w:val="00653E7E"/>
    <w:rsid w:val="00654098"/>
    <w:rsid w:val="00654926"/>
    <w:rsid w:val="00654DE3"/>
    <w:rsid w:val="00657444"/>
    <w:rsid w:val="00660A26"/>
    <w:rsid w:val="00661294"/>
    <w:rsid w:val="006631CF"/>
    <w:rsid w:val="00663A5D"/>
    <w:rsid w:val="00664CAA"/>
    <w:rsid w:val="00665113"/>
    <w:rsid w:val="00665AD2"/>
    <w:rsid w:val="00670424"/>
    <w:rsid w:val="00671A17"/>
    <w:rsid w:val="00671C28"/>
    <w:rsid w:val="00671E97"/>
    <w:rsid w:val="00673142"/>
    <w:rsid w:val="00674397"/>
    <w:rsid w:val="006745D4"/>
    <w:rsid w:val="00674B16"/>
    <w:rsid w:val="00675A26"/>
    <w:rsid w:val="00675CD2"/>
    <w:rsid w:val="006771B0"/>
    <w:rsid w:val="006800B2"/>
    <w:rsid w:val="00680B3A"/>
    <w:rsid w:val="0068108F"/>
    <w:rsid w:val="006834AF"/>
    <w:rsid w:val="0068413F"/>
    <w:rsid w:val="006852BA"/>
    <w:rsid w:val="00687287"/>
    <w:rsid w:val="006876DC"/>
    <w:rsid w:val="00692052"/>
    <w:rsid w:val="006924D4"/>
    <w:rsid w:val="00693247"/>
    <w:rsid w:val="006940F2"/>
    <w:rsid w:val="006954E9"/>
    <w:rsid w:val="00695779"/>
    <w:rsid w:val="006960CD"/>
    <w:rsid w:val="00696D86"/>
    <w:rsid w:val="00696D94"/>
    <w:rsid w:val="006A02B5"/>
    <w:rsid w:val="006A03C3"/>
    <w:rsid w:val="006A0955"/>
    <w:rsid w:val="006A0DF2"/>
    <w:rsid w:val="006A12D8"/>
    <w:rsid w:val="006A2CA5"/>
    <w:rsid w:val="006A2CEA"/>
    <w:rsid w:val="006A2D70"/>
    <w:rsid w:val="006A3456"/>
    <w:rsid w:val="006A4D19"/>
    <w:rsid w:val="006B035B"/>
    <w:rsid w:val="006B13D5"/>
    <w:rsid w:val="006B16D5"/>
    <w:rsid w:val="006B1C95"/>
    <w:rsid w:val="006B1D17"/>
    <w:rsid w:val="006B29E6"/>
    <w:rsid w:val="006B3650"/>
    <w:rsid w:val="006B3E0B"/>
    <w:rsid w:val="006B498A"/>
    <w:rsid w:val="006B6203"/>
    <w:rsid w:val="006B651A"/>
    <w:rsid w:val="006B6CB2"/>
    <w:rsid w:val="006C0543"/>
    <w:rsid w:val="006C2AA2"/>
    <w:rsid w:val="006C2B52"/>
    <w:rsid w:val="006C4EC3"/>
    <w:rsid w:val="006D1216"/>
    <w:rsid w:val="006D1B45"/>
    <w:rsid w:val="006D4451"/>
    <w:rsid w:val="006D475C"/>
    <w:rsid w:val="006D51F1"/>
    <w:rsid w:val="006D5C34"/>
    <w:rsid w:val="006D5CFC"/>
    <w:rsid w:val="006D7622"/>
    <w:rsid w:val="006D7918"/>
    <w:rsid w:val="006E092B"/>
    <w:rsid w:val="006E1751"/>
    <w:rsid w:val="006E1AED"/>
    <w:rsid w:val="006E1ECB"/>
    <w:rsid w:val="006E2F79"/>
    <w:rsid w:val="006E40A8"/>
    <w:rsid w:val="006E4997"/>
    <w:rsid w:val="006E5EF5"/>
    <w:rsid w:val="006E750D"/>
    <w:rsid w:val="006E7777"/>
    <w:rsid w:val="006F3EB6"/>
    <w:rsid w:val="006F571F"/>
    <w:rsid w:val="006F576A"/>
    <w:rsid w:val="006F6D56"/>
    <w:rsid w:val="006F78FD"/>
    <w:rsid w:val="006F7D55"/>
    <w:rsid w:val="00703F4F"/>
    <w:rsid w:val="00703FA6"/>
    <w:rsid w:val="007047CE"/>
    <w:rsid w:val="00705A21"/>
    <w:rsid w:val="00705DF5"/>
    <w:rsid w:val="007075B3"/>
    <w:rsid w:val="00707666"/>
    <w:rsid w:val="00710C4E"/>
    <w:rsid w:val="00711175"/>
    <w:rsid w:val="00712DED"/>
    <w:rsid w:val="00713FD9"/>
    <w:rsid w:val="00714302"/>
    <w:rsid w:val="0071587C"/>
    <w:rsid w:val="00717587"/>
    <w:rsid w:val="00721004"/>
    <w:rsid w:val="007212B9"/>
    <w:rsid w:val="00722539"/>
    <w:rsid w:val="00724CBE"/>
    <w:rsid w:val="00725196"/>
    <w:rsid w:val="00725332"/>
    <w:rsid w:val="007253FE"/>
    <w:rsid w:val="00725BE7"/>
    <w:rsid w:val="00726755"/>
    <w:rsid w:val="00726950"/>
    <w:rsid w:val="0072703E"/>
    <w:rsid w:val="007272D7"/>
    <w:rsid w:val="00727415"/>
    <w:rsid w:val="007304C3"/>
    <w:rsid w:val="007330AD"/>
    <w:rsid w:val="007343E0"/>
    <w:rsid w:val="00735C6D"/>
    <w:rsid w:val="007363A7"/>
    <w:rsid w:val="00737270"/>
    <w:rsid w:val="00737DF4"/>
    <w:rsid w:val="00740C4F"/>
    <w:rsid w:val="0074179E"/>
    <w:rsid w:val="007432D9"/>
    <w:rsid w:val="00746155"/>
    <w:rsid w:val="00746774"/>
    <w:rsid w:val="00747ED1"/>
    <w:rsid w:val="00747FB9"/>
    <w:rsid w:val="00750345"/>
    <w:rsid w:val="00751A3C"/>
    <w:rsid w:val="007520EF"/>
    <w:rsid w:val="007529CF"/>
    <w:rsid w:val="00753840"/>
    <w:rsid w:val="00754545"/>
    <w:rsid w:val="00755805"/>
    <w:rsid w:val="00756955"/>
    <w:rsid w:val="00756EF3"/>
    <w:rsid w:val="00757E38"/>
    <w:rsid w:val="0076073B"/>
    <w:rsid w:val="00760B49"/>
    <w:rsid w:val="0076498B"/>
    <w:rsid w:val="00765288"/>
    <w:rsid w:val="0076798A"/>
    <w:rsid w:val="00771771"/>
    <w:rsid w:val="00772073"/>
    <w:rsid w:val="007758C5"/>
    <w:rsid w:val="00776A4E"/>
    <w:rsid w:val="00777A54"/>
    <w:rsid w:val="00777B8F"/>
    <w:rsid w:val="007806D5"/>
    <w:rsid w:val="0078290E"/>
    <w:rsid w:val="00782F03"/>
    <w:rsid w:val="00784FF0"/>
    <w:rsid w:val="007863BC"/>
    <w:rsid w:val="007867BB"/>
    <w:rsid w:val="00786AC4"/>
    <w:rsid w:val="0078702B"/>
    <w:rsid w:val="00787E36"/>
    <w:rsid w:val="00790BE6"/>
    <w:rsid w:val="00792303"/>
    <w:rsid w:val="00792ADE"/>
    <w:rsid w:val="00792C48"/>
    <w:rsid w:val="0079428B"/>
    <w:rsid w:val="00795EE2"/>
    <w:rsid w:val="00796B51"/>
    <w:rsid w:val="007975B4"/>
    <w:rsid w:val="00797633"/>
    <w:rsid w:val="00797F5E"/>
    <w:rsid w:val="007A23C3"/>
    <w:rsid w:val="007A333F"/>
    <w:rsid w:val="007A3419"/>
    <w:rsid w:val="007A3A0F"/>
    <w:rsid w:val="007A71D4"/>
    <w:rsid w:val="007B27E2"/>
    <w:rsid w:val="007B2B2B"/>
    <w:rsid w:val="007B3D33"/>
    <w:rsid w:val="007B4A3D"/>
    <w:rsid w:val="007B5EA4"/>
    <w:rsid w:val="007B688B"/>
    <w:rsid w:val="007B7901"/>
    <w:rsid w:val="007C039B"/>
    <w:rsid w:val="007C2E96"/>
    <w:rsid w:val="007C32C1"/>
    <w:rsid w:val="007C3ED2"/>
    <w:rsid w:val="007C54FF"/>
    <w:rsid w:val="007C5951"/>
    <w:rsid w:val="007C609D"/>
    <w:rsid w:val="007D0063"/>
    <w:rsid w:val="007D13CE"/>
    <w:rsid w:val="007D2EBF"/>
    <w:rsid w:val="007D312E"/>
    <w:rsid w:val="007D37B0"/>
    <w:rsid w:val="007D6ECD"/>
    <w:rsid w:val="007D70B7"/>
    <w:rsid w:val="007E001D"/>
    <w:rsid w:val="007E0678"/>
    <w:rsid w:val="007E12D8"/>
    <w:rsid w:val="007E2F44"/>
    <w:rsid w:val="007E39E6"/>
    <w:rsid w:val="007E4AAB"/>
    <w:rsid w:val="007E5552"/>
    <w:rsid w:val="007E5665"/>
    <w:rsid w:val="007E652E"/>
    <w:rsid w:val="007E6641"/>
    <w:rsid w:val="007E6E93"/>
    <w:rsid w:val="007E6ECF"/>
    <w:rsid w:val="007F27B7"/>
    <w:rsid w:val="007F2C78"/>
    <w:rsid w:val="007F3C6B"/>
    <w:rsid w:val="007F4855"/>
    <w:rsid w:val="007F550F"/>
    <w:rsid w:val="007F5EA2"/>
    <w:rsid w:val="007F65F4"/>
    <w:rsid w:val="007F7293"/>
    <w:rsid w:val="007F72EF"/>
    <w:rsid w:val="007F7450"/>
    <w:rsid w:val="007F7B69"/>
    <w:rsid w:val="00800136"/>
    <w:rsid w:val="00800138"/>
    <w:rsid w:val="0080164D"/>
    <w:rsid w:val="008018F6"/>
    <w:rsid w:val="008020C0"/>
    <w:rsid w:val="0080269B"/>
    <w:rsid w:val="00802B5A"/>
    <w:rsid w:val="00802F60"/>
    <w:rsid w:val="00802FD5"/>
    <w:rsid w:val="00803576"/>
    <w:rsid w:val="008036D6"/>
    <w:rsid w:val="008061C0"/>
    <w:rsid w:val="00806F6D"/>
    <w:rsid w:val="00807013"/>
    <w:rsid w:val="00807B4A"/>
    <w:rsid w:val="00807B93"/>
    <w:rsid w:val="008101E5"/>
    <w:rsid w:val="008102E5"/>
    <w:rsid w:val="00811652"/>
    <w:rsid w:val="00812ACD"/>
    <w:rsid w:val="008164EA"/>
    <w:rsid w:val="0082002F"/>
    <w:rsid w:val="0082210E"/>
    <w:rsid w:val="00824B00"/>
    <w:rsid w:val="0082692F"/>
    <w:rsid w:val="008271BB"/>
    <w:rsid w:val="00830259"/>
    <w:rsid w:val="00830818"/>
    <w:rsid w:val="00830C95"/>
    <w:rsid w:val="00832C5E"/>
    <w:rsid w:val="00834EEA"/>
    <w:rsid w:val="00835874"/>
    <w:rsid w:val="00836050"/>
    <w:rsid w:val="00836CE1"/>
    <w:rsid w:val="00836E68"/>
    <w:rsid w:val="00840725"/>
    <w:rsid w:val="00842525"/>
    <w:rsid w:val="0084400A"/>
    <w:rsid w:val="00844835"/>
    <w:rsid w:val="00844D1F"/>
    <w:rsid w:val="00845AAB"/>
    <w:rsid w:val="00845C13"/>
    <w:rsid w:val="008469F0"/>
    <w:rsid w:val="0084797F"/>
    <w:rsid w:val="00847E48"/>
    <w:rsid w:val="00852334"/>
    <w:rsid w:val="00852A92"/>
    <w:rsid w:val="00852F12"/>
    <w:rsid w:val="00854821"/>
    <w:rsid w:val="008556C9"/>
    <w:rsid w:val="00857E58"/>
    <w:rsid w:val="0086059F"/>
    <w:rsid w:val="00860E82"/>
    <w:rsid w:val="00861A5F"/>
    <w:rsid w:val="00862983"/>
    <w:rsid w:val="00864C5B"/>
    <w:rsid w:val="00864DA2"/>
    <w:rsid w:val="00866746"/>
    <w:rsid w:val="00866C47"/>
    <w:rsid w:val="008677B0"/>
    <w:rsid w:val="00867AC9"/>
    <w:rsid w:val="008722C8"/>
    <w:rsid w:val="00872A65"/>
    <w:rsid w:val="008738DD"/>
    <w:rsid w:val="008760BC"/>
    <w:rsid w:val="00880446"/>
    <w:rsid w:val="00881D17"/>
    <w:rsid w:val="008835F3"/>
    <w:rsid w:val="00885C17"/>
    <w:rsid w:val="008861E6"/>
    <w:rsid w:val="0089013D"/>
    <w:rsid w:val="00890649"/>
    <w:rsid w:val="008910BB"/>
    <w:rsid w:val="008913FE"/>
    <w:rsid w:val="008914D4"/>
    <w:rsid w:val="00892029"/>
    <w:rsid w:val="00893281"/>
    <w:rsid w:val="00893D65"/>
    <w:rsid w:val="008959C1"/>
    <w:rsid w:val="00895F57"/>
    <w:rsid w:val="00897387"/>
    <w:rsid w:val="008A044F"/>
    <w:rsid w:val="008A0670"/>
    <w:rsid w:val="008A113D"/>
    <w:rsid w:val="008A1A6C"/>
    <w:rsid w:val="008A2EFD"/>
    <w:rsid w:val="008A4D29"/>
    <w:rsid w:val="008B0E2D"/>
    <w:rsid w:val="008B152A"/>
    <w:rsid w:val="008B3913"/>
    <w:rsid w:val="008B3E58"/>
    <w:rsid w:val="008B4020"/>
    <w:rsid w:val="008B41A2"/>
    <w:rsid w:val="008B4B89"/>
    <w:rsid w:val="008B57F7"/>
    <w:rsid w:val="008B6BFB"/>
    <w:rsid w:val="008C03F1"/>
    <w:rsid w:val="008C1DC1"/>
    <w:rsid w:val="008C1F61"/>
    <w:rsid w:val="008C22F5"/>
    <w:rsid w:val="008C2663"/>
    <w:rsid w:val="008C39BA"/>
    <w:rsid w:val="008C4FA6"/>
    <w:rsid w:val="008C5E96"/>
    <w:rsid w:val="008D0C31"/>
    <w:rsid w:val="008D13ED"/>
    <w:rsid w:val="008D1D9E"/>
    <w:rsid w:val="008D29ED"/>
    <w:rsid w:val="008D2D9C"/>
    <w:rsid w:val="008D3348"/>
    <w:rsid w:val="008D41D3"/>
    <w:rsid w:val="008D430B"/>
    <w:rsid w:val="008D6915"/>
    <w:rsid w:val="008E009A"/>
    <w:rsid w:val="008E00AC"/>
    <w:rsid w:val="008E04CC"/>
    <w:rsid w:val="008E08C5"/>
    <w:rsid w:val="008E2BC4"/>
    <w:rsid w:val="008E2FE2"/>
    <w:rsid w:val="008E5B08"/>
    <w:rsid w:val="008E5B8F"/>
    <w:rsid w:val="008E6355"/>
    <w:rsid w:val="008E6544"/>
    <w:rsid w:val="008F100E"/>
    <w:rsid w:val="008F2CCF"/>
    <w:rsid w:val="008F3685"/>
    <w:rsid w:val="008F4AE4"/>
    <w:rsid w:val="008F4FF2"/>
    <w:rsid w:val="008F5572"/>
    <w:rsid w:val="008F5634"/>
    <w:rsid w:val="008F5663"/>
    <w:rsid w:val="008F65A0"/>
    <w:rsid w:val="008F6D6F"/>
    <w:rsid w:val="008F7867"/>
    <w:rsid w:val="00900404"/>
    <w:rsid w:val="00900B6B"/>
    <w:rsid w:val="00900C99"/>
    <w:rsid w:val="009019D8"/>
    <w:rsid w:val="00902156"/>
    <w:rsid w:val="0090354C"/>
    <w:rsid w:val="00905164"/>
    <w:rsid w:val="00905550"/>
    <w:rsid w:val="00905592"/>
    <w:rsid w:val="00905D5C"/>
    <w:rsid w:val="00907FA3"/>
    <w:rsid w:val="009105C9"/>
    <w:rsid w:val="0091164D"/>
    <w:rsid w:val="00912895"/>
    <w:rsid w:val="00912C6B"/>
    <w:rsid w:val="00912F6E"/>
    <w:rsid w:val="00913306"/>
    <w:rsid w:val="00913B12"/>
    <w:rsid w:val="00914A31"/>
    <w:rsid w:val="00914ABE"/>
    <w:rsid w:val="00914E9B"/>
    <w:rsid w:val="00914F5F"/>
    <w:rsid w:val="009151A1"/>
    <w:rsid w:val="009152D7"/>
    <w:rsid w:val="00915E1D"/>
    <w:rsid w:val="00921AF0"/>
    <w:rsid w:val="00922A91"/>
    <w:rsid w:val="00923659"/>
    <w:rsid w:val="009277FC"/>
    <w:rsid w:val="00933CDA"/>
    <w:rsid w:val="00934A1E"/>
    <w:rsid w:val="00935B7B"/>
    <w:rsid w:val="00935E99"/>
    <w:rsid w:val="00940C12"/>
    <w:rsid w:val="009418C8"/>
    <w:rsid w:val="00943E3A"/>
    <w:rsid w:val="009444AC"/>
    <w:rsid w:val="009456D5"/>
    <w:rsid w:val="00946494"/>
    <w:rsid w:val="00946D97"/>
    <w:rsid w:val="009477D2"/>
    <w:rsid w:val="00947E87"/>
    <w:rsid w:val="0095044F"/>
    <w:rsid w:val="00950EE1"/>
    <w:rsid w:val="00952381"/>
    <w:rsid w:val="00952551"/>
    <w:rsid w:val="00952933"/>
    <w:rsid w:val="00952C9E"/>
    <w:rsid w:val="009531CF"/>
    <w:rsid w:val="009536E1"/>
    <w:rsid w:val="009539E2"/>
    <w:rsid w:val="00955F82"/>
    <w:rsid w:val="00956946"/>
    <w:rsid w:val="00956959"/>
    <w:rsid w:val="009570AF"/>
    <w:rsid w:val="00957329"/>
    <w:rsid w:val="009628A2"/>
    <w:rsid w:val="00962ABD"/>
    <w:rsid w:val="00962BC0"/>
    <w:rsid w:val="009632DB"/>
    <w:rsid w:val="00963894"/>
    <w:rsid w:val="009649A8"/>
    <w:rsid w:val="00964E91"/>
    <w:rsid w:val="00964ECE"/>
    <w:rsid w:val="0096524D"/>
    <w:rsid w:val="00965406"/>
    <w:rsid w:val="00970887"/>
    <w:rsid w:val="0097117F"/>
    <w:rsid w:val="00971527"/>
    <w:rsid w:val="0097162F"/>
    <w:rsid w:val="00973836"/>
    <w:rsid w:val="00974E1D"/>
    <w:rsid w:val="009752B9"/>
    <w:rsid w:val="00975DAE"/>
    <w:rsid w:val="00976234"/>
    <w:rsid w:val="0098065F"/>
    <w:rsid w:val="0098081D"/>
    <w:rsid w:val="00981BF3"/>
    <w:rsid w:val="0098301C"/>
    <w:rsid w:val="009846DA"/>
    <w:rsid w:val="009850E4"/>
    <w:rsid w:val="00987CC6"/>
    <w:rsid w:val="00987DDF"/>
    <w:rsid w:val="00992E24"/>
    <w:rsid w:val="009952EE"/>
    <w:rsid w:val="00995304"/>
    <w:rsid w:val="00995DBA"/>
    <w:rsid w:val="009965CB"/>
    <w:rsid w:val="0099737F"/>
    <w:rsid w:val="00997B3A"/>
    <w:rsid w:val="009A0093"/>
    <w:rsid w:val="009A0AE3"/>
    <w:rsid w:val="009A1CD1"/>
    <w:rsid w:val="009A2D1A"/>
    <w:rsid w:val="009A5174"/>
    <w:rsid w:val="009A5D5E"/>
    <w:rsid w:val="009A5DC9"/>
    <w:rsid w:val="009A6348"/>
    <w:rsid w:val="009A682C"/>
    <w:rsid w:val="009B223A"/>
    <w:rsid w:val="009B3FB5"/>
    <w:rsid w:val="009B400C"/>
    <w:rsid w:val="009B5EAF"/>
    <w:rsid w:val="009B7EB2"/>
    <w:rsid w:val="009C028C"/>
    <w:rsid w:val="009C05ED"/>
    <w:rsid w:val="009C0904"/>
    <w:rsid w:val="009C0A5F"/>
    <w:rsid w:val="009C0CA8"/>
    <w:rsid w:val="009C1117"/>
    <w:rsid w:val="009C2B89"/>
    <w:rsid w:val="009C44AD"/>
    <w:rsid w:val="009C5B57"/>
    <w:rsid w:val="009C687E"/>
    <w:rsid w:val="009C7B7D"/>
    <w:rsid w:val="009D0C22"/>
    <w:rsid w:val="009D2235"/>
    <w:rsid w:val="009D2C11"/>
    <w:rsid w:val="009D2F5F"/>
    <w:rsid w:val="009D309F"/>
    <w:rsid w:val="009D3579"/>
    <w:rsid w:val="009D359B"/>
    <w:rsid w:val="009D3E7F"/>
    <w:rsid w:val="009D430C"/>
    <w:rsid w:val="009D56C0"/>
    <w:rsid w:val="009D58CF"/>
    <w:rsid w:val="009E0CB4"/>
    <w:rsid w:val="009E1FB6"/>
    <w:rsid w:val="009E38BB"/>
    <w:rsid w:val="009E3FCE"/>
    <w:rsid w:val="009E77FC"/>
    <w:rsid w:val="009F06ED"/>
    <w:rsid w:val="009F12AB"/>
    <w:rsid w:val="009F34DD"/>
    <w:rsid w:val="009F7894"/>
    <w:rsid w:val="009F7DAC"/>
    <w:rsid w:val="00A00604"/>
    <w:rsid w:val="00A00984"/>
    <w:rsid w:val="00A01E7C"/>
    <w:rsid w:val="00A02708"/>
    <w:rsid w:val="00A02DE4"/>
    <w:rsid w:val="00A03656"/>
    <w:rsid w:val="00A05742"/>
    <w:rsid w:val="00A05E79"/>
    <w:rsid w:val="00A07428"/>
    <w:rsid w:val="00A12926"/>
    <w:rsid w:val="00A12ECA"/>
    <w:rsid w:val="00A139B5"/>
    <w:rsid w:val="00A14D8C"/>
    <w:rsid w:val="00A14F50"/>
    <w:rsid w:val="00A16FE2"/>
    <w:rsid w:val="00A17376"/>
    <w:rsid w:val="00A17442"/>
    <w:rsid w:val="00A17DBF"/>
    <w:rsid w:val="00A20029"/>
    <w:rsid w:val="00A206AA"/>
    <w:rsid w:val="00A223BE"/>
    <w:rsid w:val="00A22C50"/>
    <w:rsid w:val="00A22EA7"/>
    <w:rsid w:val="00A22FA8"/>
    <w:rsid w:val="00A24810"/>
    <w:rsid w:val="00A262E4"/>
    <w:rsid w:val="00A26F9A"/>
    <w:rsid w:val="00A304DF"/>
    <w:rsid w:val="00A3103D"/>
    <w:rsid w:val="00A3176F"/>
    <w:rsid w:val="00A327A4"/>
    <w:rsid w:val="00A329FB"/>
    <w:rsid w:val="00A32D5D"/>
    <w:rsid w:val="00A33F67"/>
    <w:rsid w:val="00A3423E"/>
    <w:rsid w:val="00A34D96"/>
    <w:rsid w:val="00A34E72"/>
    <w:rsid w:val="00A35167"/>
    <w:rsid w:val="00A35F6E"/>
    <w:rsid w:val="00A36D1C"/>
    <w:rsid w:val="00A36E48"/>
    <w:rsid w:val="00A4271C"/>
    <w:rsid w:val="00A4362F"/>
    <w:rsid w:val="00A4431B"/>
    <w:rsid w:val="00A44C6B"/>
    <w:rsid w:val="00A456C2"/>
    <w:rsid w:val="00A468D5"/>
    <w:rsid w:val="00A47AC0"/>
    <w:rsid w:val="00A516D1"/>
    <w:rsid w:val="00A52C45"/>
    <w:rsid w:val="00A53001"/>
    <w:rsid w:val="00A5300C"/>
    <w:rsid w:val="00A534A7"/>
    <w:rsid w:val="00A54E47"/>
    <w:rsid w:val="00A54F80"/>
    <w:rsid w:val="00A54FD1"/>
    <w:rsid w:val="00A55CC0"/>
    <w:rsid w:val="00A55DA9"/>
    <w:rsid w:val="00A56683"/>
    <w:rsid w:val="00A56695"/>
    <w:rsid w:val="00A5759E"/>
    <w:rsid w:val="00A60342"/>
    <w:rsid w:val="00A61112"/>
    <w:rsid w:val="00A61619"/>
    <w:rsid w:val="00A61701"/>
    <w:rsid w:val="00A62112"/>
    <w:rsid w:val="00A646D6"/>
    <w:rsid w:val="00A64776"/>
    <w:rsid w:val="00A650B9"/>
    <w:rsid w:val="00A6707D"/>
    <w:rsid w:val="00A67640"/>
    <w:rsid w:val="00A67ACE"/>
    <w:rsid w:val="00A724EA"/>
    <w:rsid w:val="00A72728"/>
    <w:rsid w:val="00A72E34"/>
    <w:rsid w:val="00A72F7A"/>
    <w:rsid w:val="00A74352"/>
    <w:rsid w:val="00A74B1A"/>
    <w:rsid w:val="00A77819"/>
    <w:rsid w:val="00A77E90"/>
    <w:rsid w:val="00A832E3"/>
    <w:rsid w:val="00A84224"/>
    <w:rsid w:val="00A84FE7"/>
    <w:rsid w:val="00A856FC"/>
    <w:rsid w:val="00A85E9A"/>
    <w:rsid w:val="00A86B36"/>
    <w:rsid w:val="00A90EC6"/>
    <w:rsid w:val="00A90FA9"/>
    <w:rsid w:val="00A946BF"/>
    <w:rsid w:val="00A94B0E"/>
    <w:rsid w:val="00A9528F"/>
    <w:rsid w:val="00AA04E4"/>
    <w:rsid w:val="00AA0CE5"/>
    <w:rsid w:val="00AA0D5A"/>
    <w:rsid w:val="00AA1797"/>
    <w:rsid w:val="00AA1798"/>
    <w:rsid w:val="00AA3F26"/>
    <w:rsid w:val="00AA4D88"/>
    <w:rsid w:val="00AA6D0F"/>
    <w:rsid w:val="00AB1E72"/>
    <w:rsid w:val="00AB47AF"/>
    <w:rsid w:val="00AB4A8E"/>
    <w:rsid w:val="00AB6A55"/>
    <w:rsid w:val="00AB7361"/>
    <w:rsid w:val="00AB7BC7"/>
    <w:rsid w:val="00AC0B49"/>
    <w:rsid w:val="00AC417B"/>
    <w:rsid w:val="00AC4B5D"/>
    <w:rsid w:val="00AC5BA4"/>
    <w:rsid w:val="00AC7990"/>
    <w:rsid w:val="00AD04FF"/>
    <w:rsid w:val="00AD294D"/>
    <w:rsid w:val="00AD34D9"/>
    <w:rsid w:val="00AD3B3B"/>
    <w:rsid w:val="00AD3E9C"/>
    <w:rsid w:val="00AD42A8"/>
    <w:rsid w:val="00AD4414"/>
    <w:rsid w:val="00AD5B09"/>
    <w:rsid w:val="00AD7BDC"/>
    <w:rsid w:val="00AE047D"/>
    <w:rsid w:val="00AE1904"/>
    <w:rsid w:val="00AE242E"/>
    <w:rsid w:val="00AE51B9"/>
    <w:rsid w:val="00AE5340"/>
    <w:rsid w:val="00AE58F4"/>
    <w:rsid w:val="00AE5ABC"/>
    <w:rsid w:val="00AF0146"/>
    <w:rsid w:val="00AF05B7"/>
    <w:rsid w:val="00AF1661"/>
    <w:rsid w:val="00AF2C53"/>
    <w:rsid w:val="00AF2EE0"/>
    <w:rsid w:val="00AF2F09"/>
    <w:rsid w:val="00AF5645"/>
    <w:rsid w:val="00AF6CBA"/>
    <w:rsid w:val="00AF72B1"/>
    <w:rsid w:val="00AF7B07"/>
    <w:rsid w:val="00B0061E"/>
    <w:rsid w:val="00B008F9"/>
    <w:rsid w:val="00B01186"/>
    <w:rsid w:val="00B01D98"/>
    <w:rsid w:val="00B020AD"/>
    <w:rsid w:val="00B02602"/>
    <w:rsid w:val="00B0271F"/>
    <w:rsid w:val="00B03E20"/>
    <w:rsid w:val="00B0446E"/>
    <w:rsid w:val="00B05768"/>
    <w:rsid w:val="00B061E1"/>
    <w:rsid w:val="00B06287"/>
    <w:rsid w:val="00B0788D"/>
    <w:rsid w:val="00B10112"/>
    <w:rsid w:val="00B1024F"/>
    <w:rsid w:val="00B1095F"/>
    <w:rsid w:val="00B1119F"/>
    <w:rsid w:val="00B1398C"/>
    <w:rsid w:val="00B13BA0"/>
    <w:rsid w:val="00B13E75"/>
    <w:rsid w:val="00B14EC8"/>
    <w:rsid w:val="00B158AB"/>
    <w:rsid w:val="00B15EC3"/>
    <w:rsid w:val="00B166E4"/>
    <w:rsid w:val="00B166E5"/>
    <w:rsid w:val="00B2167C"/>
    <w:rsid w:val="00B22028"/>
    <w:rsid w:val="00B241EE"/>
    <w:rsid w:val="00B243F2"/>
    <w:rsid w:val="00B25C48"/>
    <w:rsid w:val="00B270A7"/>
    <w:rsid w:val="00B27727"/>
    <w:rsid w:val="00B30A2D"/>
    <w:rsid w:val="00B35633"/>
    <w:rsid w:val="00B3648D"/>
    <w:rsid w:val="00B364E8"/>
    <w:rsid w:val="00B3722E"/>
    <w:rsid w:val="00B413E1"/>
    <w:rsid w:val="00B41D5E"/>
    <w:rsid w:val="00B432BC"/>
    <w:rsid w:val="00B445CD"/>
    <w:rsid w:val="00B44E4F"/>
    <w:rsid w:val="00B44E58"/>
    <w:rsid w:val="00B4644F"/>
    <w:rsid w:val="00B46878"/>
    <w:rsid w:val="00B50865"/>
    <w:rsid w:val="00B52281"/>
    <w:rsid w:val="00B52542"/>
    <w:rsid w:val="00B52FB6"/>
    <w:rsid w:val="00B5311E"/>
    <w:rsid w:val="00B548AC"/>
    <w:rsid w:val="00B56141"/>
    <w:rsid w:val="00B570E3"/>
    <w:rsid w:val="00B576D3"/>
    <w:rsid w:val="00B60062"/>
    <w:rsid w:val="00B60441"/>
    <w:rsid w:val="00B62E95"/>
    <w:rsid w:val="00B632F6"/>
    <w:rsid w:val="00B64535"/>
    <w:rsid w:val="00B6518E"/>
    <w:rsid w:val="00B65E46"/>
    <w:rsid w:val="00B65FC9"/>
    <w:rsid w:val="00B67EC3"/>
    <w:rsid w:val="00B72CA6"/>
    <w:rsid w:val="00B75719"/>
    <w:rsid w:val="00B76B91"/>
    <w:rsid w:val="00B7761C"/>
    <w:rsid w:val="00B77C78"/>
    <w:rsid w:val="00B80842"/>
    <w:rsid w:val="00B81000"/>
    <w:rsid w:val="00B818A5"/>
    <w:rsid w:val="00B8286A"/>
    <w:rsid w:val="00B83733"/>
    <w:rsid w:val="00B83D6A"/>
    <w:rsid w:val="00B83FDC"/>
    <w:rsid w:val="00B843FD"/>
    <w:rsid w:val="00B84B37"/>
    <w:rsid w:val="00B85D25"/>
    <w:rsid w:val="00B874EF"/>
    <w:rsid w:val="00B87E77"/>
    <w:rsid w:val="00B87EDD"/>
    <w:rsid w:val="00B9061E"/>
    <w:rsid w:val="00B90F7F"/>
    <w:rsid w:val="00B91C4C"/>
    <w:rsid w:val="00B93B6D"/>
    <w:rsid w:val="00B93CF1"/>
    <w:rsid w:val="00B93D31"/>
    <w:rsid w:val="00B94EED"/>
    <w:rsid w:val="00B9621B"/>
    <w:rsid w:val="00B96A7A"/>
    <w:rsid w:val="00B96D1C"/>
    <w:rsid w:val="00B979DC"/>
    <w:rsid w:val="00BA0E2F"/>
    <w:rsid w:val="00BA13CC"/>
    <w:rsid w:val="00BA1E67"/>
    <w:rsid w:val="00BA2FF6"/>
    <w:rsid w:val="00BA3612"/>
    <w:rsid w:val="00BA38CD"/>
    <w:rsid w:val="00BA3DE5"/>
    <w:rsid w:val="00BA4345"/>
    <w:rsid w:val="00BA5C37"/>
    <w:rsid w:val="00BA5C88"/>
    <w:rsid w:val="00BA6383"/>
    <w:rsid w:val="00BA654A"/>
    <w:rsid w:val="00BA77BF"/>
    <w:rsid w:val="00BA7B4E"/>
    <w:rsid w:val="00BB138A"/>
    <w:rsid w:val="00BB321F"/>
    <w:rsid w:val="00BB3D59"/>
    <w:rsid w:val="00BB5192"/>
    <w:rsid w:val="00BB5BDF"/>
    <w:rsid w:val="00BB5FF8"/>
    <w:rsid w:val="00BB6120"/>
    <w:rsid w:val="00BB7744"/>
    <w:rsid w:val="00BB7FC7"/>
    <w:rsid w:val="00BC09C5"/>
    <w:rsid w:val="00BC10B0"/>
    <w:rsid w:val="00BC1105"/>
    <w:rsid w:val="00BC21F2"/>
    <w:rsid w:val="00BC3033"/>
    <w:rsid w:val="00BC4310"/>
    <w:rsid w:val="00BC586E"/>
    <w:rsid w:val="00BD0042"/>
    <w:rsid w:val="00BD0804"/>
    <w:rsid w:val="00BD0D2B"/>
    <w:rsid w:val="00BD608C"/>
    <w:rsid w:val="00BD6A44"/>
    <w:rsid w:val="00BD7EFC"/>
    <w:rsid w:val="00BE1823"/>
    <w:rsid w:val="00BE269F"/>
    <w:rsid w:val="00BE39C5"/>
    <w:rsid w:val="00BE46C7"/>
    <w:rsid w:val="00BE5E97"/>
    <w:rsid w:val="00BE6547"/>
    <w:rsid w:val="00BE6DC3"/>
    <w:rsid w:val="00BE7030"/>
    <w:rsid w:val="00BE708B"/>
    <w:rsid w:val="00BF1A5A"/>
    <w:rsid w:val="00BF284E"/>
    <w:rsid w:val="00BF295B"/>
    <w:rsid w:val="00BF4DDD"/>
    <w:rsid w:val="00BF593B"/>
    <w:rsid w:val="00BF59BB"/>
    <w:rsid w:val="00BF5DE4"/>
    <w:rsid w:val="00BF6046"/>
    <w:rsid w:val="00BF6563"/>
    <w:rsid w:val="00BF7F1D"/>
    <w:rsid w:val="00C002FC"/>
    <w:rsid w:val="00C00E4F"/>
    <w:rsid w:val="00C0101B"/>
    <w:rsid w:val="00C01228"/>
    <w:rsid w:val="00C01806"/>
    <w:rsid w:val="00C01D60"/>
    <w:rsid w:val="00C050A6"/>
    <w:rsid w:val="00C06F32"/>
    <w:rsid w:val="00C100E5"/>
    <w:rsid w:val="00C1074E"/>
    <w:rsid w:val="00C10FBB"/>
    <w:rsid w:val="00C11BE7"/>
    <w:rsid w:val="00C13B08"/>
    <w:rsid w:val="00C146B9"/>
    <w:rsid w:val="00C16AD0"/>
    <w:rsid w:val="00C17670"/>
    <w:rsid w:val="00C22868"/>
    <w:rsid w:val="00C23D3D"/>
    <w:rsid w:val="00C243D4"/>
    <w:rsid w:val="00C272CC"/>
    <w:rsid w:val="00C27628"/>
    <w:rsid w:val="00C3116C"/>
    <w:rsid w:val="00C32F5D"/>
    <w:rsid w:val="00C32F66"/>
    <w:rsid w:val="00C33A39"/>
    <w:rsid w:val="00C3580F"/>
    <w:rsid w:val="00C36944"/>
    <w:rsid w:val="00C36D50"/>
    <w:rsid w:val="00C36E7F"/>
    <w:rsid w:val="00C422C7"/>
    <w:rsid w:val="00C45759"/>
    <w:rsid w:val="00C46253"/>
    <w:rsid w:val="00C473FE"/>
    <w:rsid w:val="00C47ABE"/>
    <w:rsid w:val="00C5169D"/>
    <w:rsid w:val="00C51BC8"/>
    <w:rsid w:val="00C51DC0"/>
    <w:rsid w:val="00C52227"/>
    <w:rsid w:val="00C529AF"/>
    <w:rsid w:val="00C53ABF"/>
    <w:rsid w:val="00C54575"/>
    <w:rsid w:val="00C54874"/>
    <w:rsid w:val="00C54C77"/>
    <w:rsid w:val="00C54DE8"/>
    <w:rsid w:val="00C54F07"/>
    <w:rsid w:val="00C55A98"/>
    <w:rsid w:val="00C5680C"/>
    <w:rsid w:val="00C57DE2"/>
    <w:rsid w:val="00C57E3C"/>
    <w:rsid w:val="00C62BB4"/>
    <w:rsid w:val="00C62D0A"/>
    <w:rsid w:val="00C63C17"/>
    <w:rsid w:val="00C6568F"/>
    <w:rsid w:val="00C66956"/>
    <w:rsid w:val="00C66DF3"/>
    <w:rsid w:val="00C700A7"/>
    <w:rsid w:val="00C70918"/>
    <w:rsid w:val="00C736FF"/>
    <w:rsid w:val="00C73E86"/>
    <w:rsid w:val="00C744FD"/>
    <w:rsid w:val="00C75710"/>
    <w:rsid w:val="00C77376"/>
    <w:rsid w:val="00C77981"/>
    <w:rsid w:val="00C8082D"/>
    <w:rsid w:val="00C80CF0"/>
    <w:rsid w:val="00C81848"/>
    <w:rsid w:val="00C8386B"/>
    <w:rsid w:val="00C85299"/>
    <w:rsid w:val="00C877DE"/>
    <w:rsid w:val="00C91264"/>
    <w:rsid w:val="00C9369F"/>
    <w:rsid w:val="00C93F38"/>
    <w:rsid w:val="00C95C82"/>
    <w:rsid w:val="00C9781B"/>
    <w:rsid w:val="00C97938"/>
    <w:rsid w:val="00CA05D0"/>
    <w:rsid w:val="00CA34F5"/>
    <w:rsid w:val="00CA482F"/>
    <w:rsid w:val="00CA7C79"/>
    <w:rsid w:val="00CB155E"/>
    <w:rsid w:val="00CB2728"/>
    <w:rsid w:val="00CB3839"/>
    <w:rsid w:val="00CB3A7E"/>
    <w:rsid w:val="00CB3B76"/>
    <w:rsid w:val="00CB4DA8"/>
    <w:rsid w:val="00CB54CC"/>
    <w:rsid w:val="00CC0559"/>
    <w:rsid w:val="00CC0D1C"/>
    <w:rsid w:val="00CC1FFB"/>
    <w:rsid w:val="00CC24A9"/>
    <w:rsid w:val="00CC2653"/>
    <w:rsid w:val="00CC2AF8"/>
    <w:rsid w:val="00CC48D4"/>
    <w:rsid w:val="00CC4BED"/>
    <w:rsid w:val="00CC587F"/>
    <w:rsid w:val="00CC6090"/>
    <w:rsid w:val="00CC62A2"/>
    <w:rsid w:val="00CC71C5"/>
    <w:rsid w:val="00CD1B06"/>
    <w:rsid w:val="00CD1C41"/>
    <w:rsid w:val="00CD2944"/>
    <w:rsid w:val="00CD66E7"/>
    <w:rsid w:val="00CD6D64"/>
    <w:rsid w:val="00CE36E2"/>
    <w:rsid w:val="00CE4C8D"/>
    <w:rsid w:val="00CE5983"/>
    <w:rsid w:val="00CE5C00"/>
    <w:rsid w:val="00CE5EA6"/>
    <w:rsid w:val="00CE6BF1"/>
    <w:rsid w:val="00CE7B8B"/>
    <w:rsid w:val="00CE7BC4"/>
    <w:rsid w:val="00CF147B"/>
    <w:rsid w:val="00CF334E"/>
    <w:rsid w:val="00CF358B"/>
    <w:rsid w:val="00CF5962"/>
    <w:rsid w:val="00CF596C"/>
    <w:rsid w:val="00CF5BC8"/>
    <w:rsid w:val="00CF62D4"/>
    <w:rsid w:val="00CF6569"/>
    <w:rsid w:val="00CF67B6"/>
    <w:rsid w:val="00CF703D"/>
    <w:rsid w:val="00CF7748"/>
    <w:rsid w:val="00D019CC"/>
    <w:rsid w:val="00D04F61"/>
    <w:rsid w:val="00D05EC1"/>
    <w:rsid w:val="00D07939"/>
    <w:rsid w:val="00D101C6"/>
    <w:rsid w:val="00D102B1"/>
    <w:rsid w:val="00D11334"/>
    <w:rsid w:val="00D113E2"/>
    <w:rsid w:val="00D11CC1"/>
    <w:rsid w:val="00D123BC"/>
    <w:rsid w:val="00D12A39"/>
    <w:rsid w:val="00D12E02"/>
    <w:rsid w:val="00D15499"/>
    <w:rsid w:val="00D154A8"/>
    <w:rsid w:val="00D16D45"/>
    <w:rsid w:val="00D209EA"/>
    <w:rsid w:val="00D2220C"/>
    <w:rsid w:val="00D22488"/>
    <w:rsid w:val="00D227AE"/>
    <w:rsid w:val="00D237D5"/>
    <w:rsid w:val="00D24287"/>
    <w:rsid w:val="00D25299"/>
    <w:rsid w:val="00D27226"/>
    <w:rsid w:val="00D274BB"/>
    <w:rsid w:val="00D334FC"/>
    <w:rsid w:val="00D34F42"/>
    <w:rsid w:val="00D35061"/>
    <w:rsid w:val="00D3587B"/>
    <w:rsid w:val="00D3650D"/>
    <w:rsid w:val="00D37615"/>
    <w:rsid w:val="00D40376"/>
    <w:rsid w:val="00D41467"/>
    <w:rsid w:val="00D42221"/>
    <w:rsid w:val="00D45B27"/>
    <w:rsid w:val="00D46CAB"/>
    <w:rsid w:val="00D47F2C"/>
    <w:rsid w:val="00D50A44"/>
    <w:rsid w:val="00D5164C"/>
    <w:rsid w:val="00D51F37"/>
    <w:rsid w:val="00D522C9"/>
    <w:rsid w:val="00D53CAE"/>
    <w:rsid w:val="00D55DD2"/>
    <w:rsid w:val="00D56DEB"/>
    <w:rsid w:val="00D57AB0"/>
    <w:rsid w:val="00D619E3"/>
    <w:rsid w:val="00D61D77"/>
    <w:rsid w:val="00D62F19"/>
    <w:rsid w:val="00D6425C"/>
    <w:rsid w:val="00D650DA"/>
    <w:rsid w:val="00D66944"/>
    <w:rsid w:val="00D66B9F"/>
    <w:rsid w:val="00D704D6"/>
    <w:rsid w:val="00D751C3"/>
    <w:rsid w:val="00D75A0F"/>
    <w:rsid w:val="00D76310"/>
    <w:rsid w:val="00D81571"/>
    <w:rsid w:val="00D81C18"/>
    <w:rsid w:val="00D8237E"/>
    <w:rsid w:val="00D824A5"/>
    <w:rsid w:val="00D832CE"/>
    <w:rsid w:val="00D836F0"/>
    <w:rsid w:val="00D8422A"/>
    <w:rsid w:val="00D85482"/>
    <w:rsid w:val="00D8550B"/>
    <w:rsid w:val="00D87924"/>
    <w:rsid w:val="00D87969"/>
    <w:rsid w:val="00D900D7"/>
    <w:rsid w:val="00D90610"/>
    <w:rsid w:val="00D90D97"/>
    <w:rsid w:val="00D93260"/>
    <w:rsid w:val="00D9336F"/>
    <w:rsid w:val="00D93719"/>
    <w:rsid w:val="00D944CD"/>
    <w:rsid w:val="00D948B7"/>
    <w:rsid w:val="00D96C07"/>
    <w:rsid w:val="00D97649"/>
    <w:rsid w:val="00D97951"/>
    <w:rsid w:val="00DA04FB"/>
    <w:rsid w:val="00DA12C1"/>
    <w:rsid w:val="00DA1FE6"/>
    <w:rsid w:val="00DA2EC7"/>
    <w:rsid w:val="00DA3D92"/>
    <w:rsid w:val="00DA40A3"/>
    <w:rsid w:val="00DA4D4D"/>
    <w:rsid w:val="00DA544B"/>
    <w:rsid w:val="00DA5F73"/>
    <w:rsid w:val="00DA6A5A"/>
    <w:rsid w:val="00DA7D33"/>
    <w:rsid w:val="00DB0E1E"/>
    <w:rsid w:val="00DB1783"/>
    <w:rsid w:val="00DB1EBB"/>
    <w:rsid w:val="00DB30A5"/>
    <w:rsid w:val="00DB4135"/>
    <w:rsid w:val="00DB4EC9"/>
    <w:rsid w:val="00DB6BF5"/>
    <w:rsid w:val="00DB6D35"/>
    <w:rsid w:val="00DC18C6"/>
    <w:rsid w:val="00DC2BA6"/>
    <w:rsid w:val="00DC48DD"/>
    <w:rsid w:val="00DC65B1"/>
    <w:rsid w:val="00DD0599"/>
    <w:rsid w:val="00DD210E"/>
    <w:rsid w:val="00DD4106"/>
    <w:rsid w:val="00DD628A"/>
    <w:rsid w:val="00DD6398"/>
    <w:rsid w:val="00DD7854"/>
    <w:rsid w:val="00DE1622"/>
    <w:rsid w:val="00DE1955"/>
    <w:rsid w:val="00DE244A"/>
    <w:rsid w:val="00DE24B1"/>
    <w:rsid w:val="00DE2898"/>
    <w:rsid w:val="00DE2B58"/>
    <w:rsid w:val="00DE32C2"/>
    <w:rsid w:val="00DE405B"/>
    <w:rsid w:val="00DE5131"/>
    <w:rsid w:val="00DE553A"/>
    <w:rsid w:val="00DE7FB9"/>
    <w:rsid w:val="00DF020E"/>
    <w:rsid w:val="00DF0400"/>
    <w:rsid w:val="00DF12E0"/>
    <w:rsid w:val="00DF5FE5"/>
    <w:rsid w:val="00E003EC"/>
    <w:rsid w:val="00E0114A"/>
    <w:rsid w:val="00E013C4"/>
    <w:rsid w:val="00E01573"/>
    <w:rsid w:val="00E015BB"/>
    <w:rsid w:val="00E02350"/>
    <w:rsid w:val="00E04611"/>
    <w:rsid w:val="00E0670B"/>
    <w:rsid w:val="00E068D6"/>
    <w:rsid w:val="00E07B36"/>
    <w:rsid w:val="00E100F4"/>
    <w:rsid w:val="00E1011B"/>
    <w:rsid w:val="00E107BC"/>
    <w:rsid w:val="00E12333"/>
    <w:rsid w:val="00E13A10"/>
    <w:rsid w:val="00E13B12"/>
    <w:rsid w:val="00E13FBA"/>
    <w:rsid w:val="00E14260"/>
    <w:rsid w:val="00E1444A"/>
    <w:rsid w:val="00E16F6B"/>
    <w:rsid w:val="00E17AF7"/>
    <w:rsid w:val="00E22761"/>
    <w:rsid w:val="00E22BB7"/>
    <w:rsid w:val="00E23A3F"/>
    <w:rsid w:val="00E25B69"/>
    <w:rsid w:val="00E263C2"/>
    <w:rsid w:val="00E30654"/>
    <w:rsid w:val="00E3295B"/>
    <w:rsid w:val="00E32B49"/>
    <w:rsid w:val="00E3341C"/>
    <w:rsid w:val="00E33ECB"/>
    <w:rsid w:val="00E34083"/>
    <w:rsid w:val="00E3458D"/>
    <w:rsid w:val="00E35A10"/>
    <w:rsid w:val="00E35CC7"/>
    <w:rsid w:val="00E360C8"/>
    <w:rsid w:val="00E364F9"/>
    <w:rsid w:val="00E372A1"/>
    <w:rsid w:val="00E37D5C"/>
    <w:rsid w:val="00E4107D"/>
    <w:rsid w:val="00E412E9"/>
    <w:rsid w:val="00E4180E"/>
    <w:rsid w:val="00E421E5"/>
    <w:rsid w:val="00E424DC"/>
    <w:rsid w:val="00E427AC"/>
    <w:rsid w:val="00E431E1"/>
    <w:rsid w:val="00E43453"/>
    <w:rsid w:val="00E4422E"/>
    <w:rsid w:val="00E474DC"/>
    <w:rsid w:val="00E521D9"/>
    <w:rsid w:val="00E52FA8"/>
    <w:rsid w:val="00E54963"/>
    <w:rsid w:val="00E550E3"/>
    <w:rsid w:val="00E55D14"/>
    <w:rsid w:val="00E57136"/>
    <w:rsid w:val="00E6155E"/>
    <w:rsid w:val="00E62FC1"/>
    <w:rsid w:val="00E65016"/>
    <w:rsid w:val="00E67787"/>
    <w:rsid w:val="00E67CE4"/>
    <w:rsid w:val="00E702DC"/>
    <w:rsid w:val="00E706E0"/>
    <w:rsid w:val="00E72268"/>
    <w:rsid w:val="00E72BAF"/>
    <w:rsid w:val="00E73D48"/>
    <w:rsid w:val="00E747AB"/>
    <w:rsid w:val="00E74BC9"/>
    <w:rsid w:val="00E77A2B"/>
    <w:rsid w:val="00E77A50"/>
    <w:rsid w:val="00E80056"/>
    <w:rsid w:val="00E80080"/>
    <w:rsid w:val="00E805CE"/>
    <w:rsid w:val="00E80AD2"/>
    <w:rsid w:val="00E80FCB"/>
    <w:rsid w:val="00E81522"/>
    <w:rsid w:val="00E82C0C"/>
    <w:rsid w:val="00E840EA"/>
    <w:rsid w:val="00E846EC"/>
    <w:rsid w:val="00E85695"/>
    <w:rsid w:val="00E90708"/>
    <w:rsid w:val="00E90E13"/>
    <w:rsid w:val="00E928D8"/>
    <w:rsid w:val="00E931B6"/>
    <w:rsid w:val="00E95444"/>
    <w:rsid w:val="00E96E1F"/>
    <w:rsid w:val="00EA1F75"/>
    <w:rsid w:val="00EA22BD"/>
    <w:rsid w:val="00EA2824"/>
    <w:rsid w:val="00EA359A"/>
    <w:rsid w:val="00EA3696"/>
    <w:rsid w:val="00EA3972"/>
    <w:rsid w:val="00EA3D97"/>
    <w:rsid w:val="00EA657A"/>
    <w:rsid w:val="00EA7279"/>
    <w:rsid w:val="00EB00D3"/>
    <w:rsid w:val="00EB0570"/>
    <w:rsid w:val="00EB0D10"/>
    <w:rsid w:val="00EB0D12"/>
    <w:rsid w:val="00EB18C6"/>
    <w:rsid w:val="00EB3B67"/>
    <w:rsid w:val="00EB3F1C"/>
    <w:rsid w:val="00EB48C9"/>
    <w:rsid w:val="00EB48CD"/>
    <w:rsid w:val="00EB4B9C"/>
    <w:rsid w:val="00EB6A95"/>
    <w:rsid w:val="00EB7DA6"/>
    <w:rsid w:val="00EC136E"/>
    <w:rsid w:val="00EC27E4"/>
    <w:rsid w:val="00EC3B30"/>
    <w:rsid w:val="00EC493E"/>
    <w:rsid w:val="00EC4944"/>
    <w:rsid w:val="00EC5FCA"/>
    <w:rsid w:val="00EC6687"/>
    <w:rsid w:val="00EC75F3"/>
    <w:rsid w:val="00EC786A"/>
    <w:rsid w:val="00EC79FB"/>
    <w:rsid w:val="00EC7A98"/>
    <w:rsid w:val="00ED0D53"/>
    <w:rsid w:val="00ED14DA"/>
    <w:rsid w:val="00ED198C"/>
    <w:rsid w:val="00ED2390"/>
    <w:rsid w:val="00ED2B7E"/>
    <w:rsid w:val="00ED3234"/>
    <w:rsid w:val="00ED3241"/>
    <w:rsid w:val="00ED5772"/>
    <w:rsid w:val="00ED6181"/>
    <w:rsid w:val="00ED7B43"/>
    <w:rsid w:val="00ED7B8F"/>
    <w:rsid w:val="00EE00DB"/>
    <w:rsid w:val="00EE0485"/>
    <w:rsid w:val="00EE07CC"/>
    <w:rsid w:val="00EE087B"/>
    <w:rsid w:val="00EE3611"/>
    <w:rsid w:val="00EE3688"/>
    <w:rsid w:val="00EE4561"/>
    <w:rsid w:val="00EE48FA"/>
    <w:rsid w:val="00EE699F"/>
    <w:rsid w:val="00EF08D0"/>
    <w:rsid w:val="00EF13B3"/>
    <w:rsid w:val="00EF31F3"/>
    <w:rsid w:val="00EF3B02"/>
    <w:rsid w:val="00EF42D6"/>
    <w:rsid w:val="00EF6D93"/>
    <w:rsid w:val="00EF6FAC"/>
    <w:rsid w:val="00F00190"/>
    <w:rsid w:val="00F00502"/>
    <w:rsid w:val="00F0097D"/>
    <w:rsid w:val="00F00F2F"/>
    <w:rsid w:val="00F01721"/>
    <w:rsid w:val="00F01BFF"/>
    <w:rsid w:val="00F0427F"/>
    <w:rsid w:val="00F04A8B"/>
    <w:rsid w:val="00F04D00"/>
    <w:rsid w:val="00F05819"/>
    <w:rsid w:val="00F07BC4"/>
    <w:rsid w:val="00F07F33"/>
    <w:rsid w:val="00F108C8"/>
    <w:rsid w:val="00F10B56"/>
    <w:rsid w:val="00F11AA9"/>
    <w:rsid w:val="00F1368C"/>
    <w:rsid w:val="00F1576F"/>
    <w:rsid w:val="00F15C0D"/>
    <w:rsid w:val="00F16185"/>
    <w:rsid w:val="00F17CE9"/>
    <w:rsid w:val="00F21819"/>
    <w:rsid w:val="00F22AEF"/>
    <w:rsid w:val="00F240B7"/>
    <w:rsid w:val="00F24202"/>
    <w:rsid w:val="00F246AF"/>
    <w:rsid w:val="00F2593E"/>
    <w:rsid w:val="00F27B20"/>
    <w:rsid w:val="00F31672"/>
    <w:rsid w:val="00F31B2A"/>
    <w:rsid w:val="00F33433"/>
    <w:rsid w:val="00F33B5E"/>
    <w:rsid w:val="00F355D5"/>
    <w:rsid w:val="00F3647A"/>
    <w:rsid w:val="00F37552"/>
    <w:rsid w:val="00F37F8B"/>
    <w:rsid w:val="00F428FA"/>
    <w:rsid w:val="00F45736"/>
    <w:rsid w:val="00F45CDC"/>
    <w:rsid w:val="00F4618D"/>
    <w:rsid w:val="00F504BB"/>
    <w:rsid w:val="00F519DC"/>
    <w:rsid w:val="00F52D54"/>
    <w:rsid w:val="00F52D97"/>
    <w:rsid w:val="00F536C3"/>
    <w:rsid w:val="00F5553F"/>
    <w:rsid w:val="00F55D9B"/>
    <w:rsid w:val="00F56519"/>
    <w:rsid w:val="00F56C8C"/>
    <w:rsid w:val="00F57C97"/>
    <w:rsid w:val="00F61383"/>
    <w:rsid w:val="00F61690"/>
    <w:rsid w:val="00F61721"/>
    <w:rsid w:val="00F622B1"/>
    <w:rsid w:val="00F6266A"/>
    <w:rsid w:val="00F62EA4"/>
    <w:rsid w:val="00F6309F"/>
    <w:rsid w:val="00F633A2"/>
    <w:rsid w:val="00F63DD0"/>
    <w:rsid w:val="00F65F3A"/>
    <w:rsid w:val="00F6630E"/>
    <w:rsid w:val="00F66C4B"/>
    <w:rsid w:val="00F66FDB"/>
    <w:rsid w:val="00F66FE1"/>
    <w:rsid w:val="00F67C38"/>
    <w:rsid w:val="00F70328"/>
    <w:rsid w:val="00F70621"/>
    <w:rsid w:val="00F7160E"/>
    <w:rsid w:val="00F71CCA"/>
    <w:rsid w:val="00F72139"/>
    <w:rsid w:val="00F722D8"/>
    <w:rsid w:val="00F72DC9"/>
    <w:rsid w:val="00F73EAB"/>
    <w:rsid w:val="00F76C82"/>
    <w:rsid w:val="00F77413"/>
    <w:rsid w:val="00F774B9"/>
    <w:rsid w:val="00F7782C"/>
    <w:rsid w:val="00F80C67"/>
    <w:rsid w:val="00F8192C"/>
    <w:rsid w:val="00F81B47"/>
    <w:rsid w:val="00F81BED"/>
    <w:rsid w:val="00F82017"/>
    <w:rsid w:val="00F84EF5"/>
    <w:rsid w:val="00F85012"/>
    <w:rsid w:val="00F851E7"/>
    <w:rsid w:val="00F85CC0"/>
    <w:rsid w:val="00F86C44"/>
    <w:rsid w:val="00F87649"/>
    <w:rsid w:val="00F87679"/>
    <w:rsid w:val="00F90742"/>
    <w:rsid w:val="00F90F57"/>
    <w:rsid w:val="00F91C20"/>
    <w:rsid w:val="00F92AD0"/>
    <w:rsid w:val="00F94E63"/>
    <w:rsid w:val="00F95606"/>
    <w:rsid w:val="00F96A34"/>
    <w:rsid w:val="00FA04E0"/>
    <w:rsid w:val="00FA4B95"/>
    <w:rsid w:val="00FA4E06"/>
    <w:rsid w:val="00FA4E39"/>
    <w:rsid w:val="00FA6390"/>
    <w:rsid w:val="00FA6DD2"/>
    <w:rsid w:val="00FA7068"/>
    <w:rsid w:val="00FA7906"/>
    <w:rsid w:val="00FB14E6"/>
    <w:rsid w:val="00FB2B57"/>
    <w:rsid w:val="00FB2D46"/>
    <w:rsid w:val="00FB3B85"/>
    <w:rsid w:val="00FB402D"/>
    <w:rsid w:val="00FB4206"/>
    <w:rsid w:val="00FB6F79"/>
    <w:rsid w:val="00FB7285"/>
    <w:rsid w:val="00FB740E"/>
    <w:rsid w:val="00FB78D7"/>
    <w:rsid w:val="00FC0058"/>
    <w:rsid w:val="00FC33D6"/>
    <w:rsid w:val="00FC3517"/>
    <w:rsid w:val="00FC3E14"/>
    <w:rsid w:val="00FC4787"/>
    <w:rsid w:val="00FC4FAC"/>
    <w:rsid w:val="00FC626F"/>
    <w:rsid w:val="00FD1C7C"/>
    <w:rsid w:val="00FD2D5E"/>
    <w:rsid w:val="00FD31EA"/>
    <w:rsid w:val="00FD3F2B"/>
    <w:rsid w:val="00FD3F8A"/>
    <w:rsid w:val="00FD4604"/>
    <w:rsid w:val="00FD5C3A"/>
    <w:rsid w:val="00FD5DDF"/>
    <w:rsid w:val="00FD6E42"/>
    <w:rsid w:val="00FD6E53"/>
    <w:rsid w:val="00FD7930"/>
    <w:rsid w:val="00FE0682"/>
    <w:rsid w:val="00FE0AC3"/>
    <w:rsid w:val="00FE1896"/>
    <w:rsid w:val="00FE36CC"/>
    <w:rsid w:val="00FE53A1"/>
    <w:rsid w:val="00FE6014"/>
    <w:rsid w:val="00FE6BFC"/>
    <w:rsid w:val="00FE7452"/>
    <w:rsid w:val="00FF02CA"/>
    <w:rsid w:val="00FF0309"/>
    <w:rsid w:val="00FF0AB5"/>
    <w:rsid w:val="00FF1323"/>
    <w:rsid w:val="00FF20C6"/>
    <w:rsid w:val="00FF322A"/>
    <w:rsid w:val="00FF4399"/>
    <w:rsid w:val="00FF4686"/>
    <w:rsid w:val="00FF53D2"/>
    <w:rsid w:val="00FF5CB5"/>
    <w:rsid w:val="00FF70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CCD837"/>
  <w15:docId w15:val="{D59CF8F4-D490-4F46-A216-0292CE37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C1B"/>
    <w:pPr>
      <w:widowControl w:val="0"/>
      <w:spacing w:after="120"/>
      <w:ind w:firstLine="400"/>
      <w:jc w:val="both"/>
    </w:pPr>
    <w:rPr>
      <w:rFonts w:ascii="Arial" w:hAnsi="Arial" w:cs="Times New Roman"/>
      <w:sz w:val="20"/>
    </w:rPr>
  </w:style>
  <w:style w:type="paragraph" w:styleId="1">
    <w:name w:val="heading 1"/>
    <w:basedOn w:val="a"/>
    <w:link w:val="10"/>
    <w:uiPriority w:val="9"/>
    <w:qFormat/>
    <w:rsid w:val="00BA654A"/>
    <w:pPr>
      <w:widowControl/>
      <w:spacing w:before="100" w:beforeAutospacing="1" w:after="0"/>
      <w:ind w:firstLine="0"/>
      <w:jc w:val="left"/>
      <w:outlineLvl w:val="0"/>
    </w:pPr>
    <w:rPr>
      <w:rFonts w:eastAsia="Times New Roman"/>
      <w:b/>
      <w:bCs/>
      <w:kern w:val="36"/>
      <w:sz w:val="36"/>
      <w:szCs w:val="52"/>
    </w:rPr>
  </w:style>
  <w:style w:type="paragraph" w:styleId="2">
    <w:name w:val="heading 2"/>
    <w:basedOn w:val="a"/>
    <w:next w:val="a"/>
    <w:link w:val="20"/>
    <w:uiPriority w:val="9"/>
    <w:unhideWhenUsed/>
    <w:qFormat/>
    <w:rsid w:val="00CC6090"/>
    <w:pPr>
      <w:keepNext/>
      <w:keepLines/>
      <w:spacing w:before="240" w:after="0"/>
      <w:ind w:firstLine="0"/>
      <w:outlineLvl w:val="1"/>
    </w:pPr>
    <w:rPr>
      <w:rFonts w:eastAsiaTheme="majorEastAsia"/>
      <w:b/>
      <w:bCs/>
      <w:color w:val="000000" w:themeColor="text1"/>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1F1"/>
    <w:pPr>
      <w:ind w:leftChars="400" w:left="840"/>
    </w:pPr>
  </w:style>
  <w:style w:type="character" w:customStyle="1" w:styleId="10">
    <w:name w:val="見出し 1 (文字)"/>
    <w:basedOn w:val="a0"/>
    <w:link w:val="1"/>
    <w:uiPriority w:val="9"/>
    <w:rsid w:val="00BA654A"/>
    <w:rPr>
      <w:rFonts w:ascii="Arial" w:eastAsia="Times New Roman" w:hAnsi="Arial" w:cs="Times New Roman"/>
      <w:b/>
      <w:bCs/>
      <w:kern w:val="36"/>
      <w:sz w:val="36"/>
      <w:szCs w:val="52"/>
    </w:rPr>
  </w:style>
  <w:style w:type="paragraph" w:styleId="Web">
    <w:name w:val="Normal (Web)"/>
    <w:basedOn w:val="a"/>
    <w:uiPriority w:val="99"/>
    <w:semiHidden/>
    <w:unhideWhenUsed/>
    <w:rsid w:val="0006348E"/>
    <w:pPr>
      <w:widowControl/>
      <w:spacing w:before="100" w:beforeAutospacing="1" w:after="100" w:afterAutospacing="1"/>
      <w:jc w:val="left"/>
    </w:pPr>
    <w:rPr>
      <w:rFonts w:eastAsia="Times New Roman"/>
      <w:kern w:val="0"/>
      <w:sz w:val="24"/>
    </w:rPr>
  </w:style>
  <w:style w:type="character" w:styleId="a4">
    <w:name w:val="line number"/>
    <w:basedOn w:val="a0"/>
    <w:uiPriority w:val="99"/>
    <w:semiHidden/>
    <w:unhideWhenUsed/>
    <w:rsid w:val="006A03C3"/>
  </w:style>
  <w:style w:type="character" w:styleId="a5">
    <w:name w:val="Placeholder Text"/>
    <w:basedOn w:val="a0"/>
    <w:uiPriority w:val="99"/>
    <w:semiHidden/>
    <w:rsid w:val="00A14D8C"/>
    <w:rPr>
      <w:color w:val="666666"/>
    </w:rPr>
  </w:style>
  <w:style w:type="character" w:customStyle="1" w:styleId="20">
    <w:name w:val="見出し 2 (文字)"/>
    <w:basedOn w:val="a0"/>
    <w:link w:val="2"/>
    <w:uiPriority w:val="9"/>
    <w:rsid w:val="00CC6090"/>
    <w:rPr>
      <w:rFonts w:ascii="Arial" w:eastAsiaTheme="majorEastAsia" w:hAnsi="Arial" w:cs="Times New Roman"/>
      <w:b/>
      <w:bCs/>
      <w:color w:val="000000" w:themeColor="text1"/>
      <w:sz w:val="28"/>
      <w:szCs w:val="28"/>
    </w:rPr>
  </w:style>
  <w:style w:type="character" w:styleId="a6">
    <w:name w:val="annotation reference"/>
    <w:basedOn w:val="a0"/>
    <w:uiPriority w:val="99"/>
    <w:semiHidden/>
    <w:unhideWhenUsed/>
    <w:rsid w:val="009C028C"/>
    <w:rPr>
      <w:sz w:val="18"/>
      <w:szCs w:val="18"/>
    </w:rPr>
  </w:style>
  <w:style w:type="paragraph" w:styleId="a7">
    <w:name w:val="annotation text"/>
    <w:basedOn w:val="a"/>
    <w:link w:val="a8"/>
    <w:uiPriority w:val="99"/>
    <w:semiHidden/>
    <w:unhideWhenUsed/>
    <w:rsid w:val="009C028C"/>
    <w:pPr>
      <w:jc w:val="left"/>
    </w:pPr>
  </w:style>
  <w:style w:type="character" w:customStyle="1" w:styleId="a8">
    <w:name w:val="コメント文字列 (文字)"/>
    <w:basedOn w:val="a0"/>
    <w:link w:val="a7"/>
    <w:uiPriority w:val="99"/>
    <w:semiHidden/>
    <w:rsid w:val="009C028C"/>
    <w:rPr>
      <w:rFonts w:ascii="Arial" w:hAnsi="Arial" w:cs="Times New Roman"/>
      <w:sz w:val="20"/>
    </w:rPr>
  </w:style>
  <w:style w:type="paragraph" w:styleId="a9">
    <w:name w:val="annotation subject"/>
    <w:basedOn w:val="a7"/>
    <w:next w:val="a7"/>
    <w:link w:val="aa"/>
    <w:uiPriority w:val="99"/>
    <w:semiHidden/>
    <w:unhideWhenUsed/>
    <w:rsid w:val="009C028C"/>
    <w:rPr>
      <w:b/>
      <w:bCs/>
    </w:rPr>
  </w:style>
  <w:style w:type="character" w:customStyle="1" w:styleId="aa">
    <w:name w:val="コメント内容 (文字)"/>
    <w:basedOn w:val="a8"/>
    <w:link w:val="a9"/>
    <w:uiPriority w:val="99"/>
    <w:semiHidden/>
    <w:rsid w:val="009C028C"/>
    <w:rPr>
      <w:rFonts w:ascii="Arial" w:hAnsi="Arial" w:cs="Times New Roman"/>
      <w:b/>
      <w:bCs/>
      <w:sz w:val="20"/>
    </w:rPr>
  </w:style>
  <w:style w:type="paragraph" w:styleId="ab">
    <w:name w:val="Revision"/>
    <w:hidden/>
    <w:uiPriority w:val="99"/>
    <w:semiHidden/>
    <w:rsid w:val="00FA4E39"/>
    <w:rPr>
      <w:rFonts w:ascii="Arial" w:hAnsi="Arial" w:cs="Times New Roman"/>
      <w:sz w:val="20"/>
    </w:rPr>
  </w:style>
  <w:style w:type="paragraph" w:styleId="ac">
    <w:name w:val="header"/>
    <w:basedOn w:val="a"/>
    <w:link w:val="ad"/>
    <w:uiPriority w:val="99"/>
    <w:unhideWhenUsed/>
    <w:rsid w:val="0061201A"/>
    <w:pPr>
      <w:tabs>
        <w:tab w:val="center" w:pos="4252"/>
        <w:tab w:val="right" w:pos="8504"/>
      </w:tabs>
      <w:snapToGrid w:val="0"/>
    </w:pPr>
  </w:style>
  <w:style w:type="character" w:customStyle="1" w:styleId="ad">
    <w:name w:val="ヘッダー (文字)"/>
    <w:basedOn w:val="a0"/>
    <w:link w:val="ac"/>
    <w:uiPriority w:val="99"/>
    <w:rsid w:val="0061201A"/>
    <w:rPr>
      <w:rFonts w:ascii="Arial" w:hAnsi="Arial" w:cs="Times New Roman"/>
      <w:sz w:val="20"/>
    </w:rPr>
  </w:style>
  <w:style w:type="paragraph" w:styleId="ae">
    <w:name w:val="footer"/>
    <w:basedOn w:val="a"/>
    <w:link w:val="af"/>
    <w:uiPriority w:val="99"/>
    <w:unhideWhenUsed/>
    <w:rsid w:val="0061201A"/>
    <w:pPr>
      <w:tabs>
        <w:tab w:val="center" w:pos="4252"/>
        <w:tab w:val="right" w:pos="8504"/>
      </w:tabs>
      <w:snapToGrid w:val="0"/>
    </w:pPr>
  </w:style>
  <w:style w:type="character" w:customStyle="1" w:styleId="af">
    <w:name w:val="フッター (文字)"/>
    <w:basedOn w:val="a0"/>
    <w:link w:val="ae"/>
    <w:uiPriority w:val="99"/>
    <w:rsid w:val="0061201A"/>
    <w:rPr>
      <w:rFonts w:ascii="Arial" w:hAnsi="Arial" w:cs="Times New Roman"/>
      <w:sz w:val="20"/>
    </w:rPr>
  </w:style>
  <w:style w:type="character" w:styleId="af0">
    <w:name w:val="page number"/>
    <w:basedOn w:val="a0"/>
    <w:uiPriority w:val="99"/>
    <w:semiHidden/>
    <w:unhideWhenUsed/>
    <w:rsid w:val="00B56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0787">
      <w:bodyDiv w:val="1"/>
      <w:marLeft w:val="0"/>
      <w:marRight w:val="0"/>
      <w:marTop w:val="0"/>
      <w:marBottom w:val="0"/>
      <w:divBdr>
        <w:top w:val="none" w:sz="0" w:space="0" w:color="auto"/>
        <w:left w:val="none" w:sz="0" w:space="0" w:color="auto"/>
        <w:bottom w:val="none" w:sz="0" w:space="0" w:color="auto"/>
        <w:right w:val="none" w:sz="0" w:space="0" w:color="auto"/>
      </w:divBdr>
    </w:div>
    <w:div w:id="1088773860">
      <w:bodyDiv w:val="1"/>
      <w:marLeft w:val="0"/>
      <w:marRight w:val="0"/>
      <w:marTop w:val="0"/>
      <w:marBottom w:val="0"/>
      <w:divBdr>
        <w:top w:val="none" w:sz="0" w:space="0" w:color="auto"/>
        <w:left w:val="none" w:sz="0" w:space="0" w:color="auto"/>
        <w:bottom w:val="none" w:sz="0" w:space="0" w:color="auto"/>
        <w:right w:val="none" w:sz="0" w:space="0" w:color="auto"/>
      </w:divBdr>
    </w:div>
    <w:div w:id="1135491613">
      <w:bodyDiv w:val="1"/>
      <w:marLeft w:val="0"/>
      <w:marRight w:val="0"/>
      <w:marTop w:val="0"/>
      <w:marBottom w:val="0"/>
      <w:divBdr>
        <w:top w:val="none" w:sz="0" w:space="0" w:color="auto"/>
        <w:left w:val="none" w:sz="0" w:space="0" w:color="auto"/>
        <w:bottom w:val="none" w:sz="0" w:space="0" w:color="auto"/>
        <w:right w:val="none" w:sz="0" w:space="0" w:color="auto"/>
      </w:divBdr>
      <w:divsChild>
        <w:div w:id="1267421545">
          <w:marLeft w:val="0"/>
          <w:marRight w:val="0"/>
          <w:marTop w:val="0"/>
          <w:marBottom w:val="0"/>
          <w:divBdr>
            <w:top w:val="none" w:sz="0" w:space="0" w:color="auto"/>
            <w:left w:val="none" w:sz="0" w:space="0" w:color="auto"/>
            <w:bottom w:val="none" w:sz="0" w:space="0" w:color="auto"/>
            <w:right w:val="none" w:sz="0" w:space="0" w:color="auto"/>
          </w:divBdr>
          <w:divsChild>
            <w:div w:id="534776077">
              <w:marLeft w:val="0"/>
              <w:marRight w:val="0"/>
              <w:marTop w:val="0"/>
              <w:marBottom w:val="0"/>
              <w:divBdr>
                <w:top w:val="none" w:sz="0" w:space="0" w:color="auto"/>
                <w:left w:val="none" w:sz="0" w:space="0" w:color="auto"/>
                <w:bottom w:val="none" w:sz="0" w:space="0" w:color="auto"/>
                <w:right w:val="none" w:sz="0" w:space="0" w:color="auto"/>
              </w:divBdr>
              <w:divsChild>
                <w:div w:id="703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596936">
      <w:bodyDiv w:val="1"/>
      <w:marLeft w:val="0"/>
      <w:marRight w:val="0"/>
      <w:marTop w:val="0"/>
      <w:marBottom w:val="0"/>
      <w:divBdr>
        <w:top w:val="none" w:sz="0" w:space="0" w:color="auto"/>
        <w:left w:val="none" w:sz="0" w:space="0" w:color="auto"/>
        <w:bottom w:val="none" w:sz="0" w:space="0" w:color="auto"/>
        <w:right w:val="none" w:sz="0" w:space="0" w:color="auto"/>
      </w:divBdr>
    </w:div>
    <w:div w:id="1418288330">
      <w:bodyDiv w:val="1"/>
      <w:marLeft w:val="0"/>
      <w:marRight w:val="0"/>
      <w:marTop w:val="0"/>
      <w:marBottom w:val="0"/>
      <w:divBdr>
        <w:top w:val="none" w:sz="0" w:space="0" w:color="auto"/>
        <w:left w:val="none" w:sz="0" w:space="0" w:color="auto"/>
        <w:bottom w:val="none" w:sz="0" w:space="0" w:color="auto"/>
        <w:right w:val="none" w:sz="0" w:space="0" w:color="auto"/>
      </w:divBdr>
    </w:div>
    <w:div w:id="1709601284">
      <w:bodyDiv w:val="1"/>
      <w:marLeft w:val="0"/>
      <w:marRight w:val="0"/>
      <w:marTop w:val="0"/>
      <w:marBottom w:val="0"/>
      <w:divBdr>
        <w:top w:val="none" w:sz="0" w:space="0" w:color="auto"/>
        <w:left w:val="none" w:sz="0" w:space="0" w:color="auto"/>
        <w:bottom w:val="none" w:sz="0" w:space="0" w:color="auto"/>
        <w:right w:val="none" w:sz="0" w:space="0" w:color="auto"/>
      </w:divBdr>
      <w:divsChild>
        <w:div w:id="1129936607">
          <w:marLeft w:val="0"/>
          <w:marRight w:val="0"/>
          <w:marTop w:val="0"/>
          <w:marBottom w:val="0"/>
          <w:divBdr>
            <w:top w:val="none" w:sz="0" w:space="0" w:color="auto"/>
            <w:left w:val="none" w:sz="0" w:space="0" w:color="auto"/>
            <w:bottom w:val="none" w:sz="0" w:space="0" w:color="auto"/>
            <w:right w:val="none" w:sz="0" w:space="0" w:color="auto"/>
          </w:divBdr>
          <w:divsChild>
            <w:div w:id="86583060">
              <w:marLeft w:val="0"/>
              <w:marRight w:val="0"/>
              <w:marTop w:val="0"/>
              <w:marBottom w:val="0"/>
              <w:divBdr>
                <w:top w:val="none" w:sz="0" w:space="0" w:color="auto"/>
                <w:left w:val="none" w:sz="0" w:space="0" w:color="auto"/>
                <w:bottom w:val="none" w:sz="0" w:space="0" w:color="auto"/>
                <w:right w:val="none" w:sz="0" w:space="0" w:color="auto"/>
              </w:divBdr>
              <w:divsChild>
                <w:div w:id="9510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00483">
      <w:bodyDiv w:val="1"/>
      <w:marLeft w:val="0"/>
      <w:marRight w:val="0"/>
      <w:marTop w:val="0"/>
      <w:marBottom w:val="0"/>
      <w:divBdr>
        <w:top w:val="none" w:sz="0" w:space="0" w:color="auto"/>
        <w:left w:val="none" w:sz="0" w:space="0" w:color="auto"/>
        <w:bottom w:val="none" w:sz="0" w:space="0" w:color="auto"/>
        <w:right w:val="none" w:sz="0" w:space="0" w:color="auto"/>
      </w:divBdr>
      <w:divsChild>
        <w:div w:id="215095591">
          <w:marLeft w:val="0"/>
          <w:marRight w:val="0"/>
          <w:marTop w:val="0"/>
          <w:marBottom w:val="0"/>
          <w:divBdr>
            <w:top w:val="none" w:sz="0" w:space="0" w:color="auto"/>
            <w:left w:val="none" w:sz="0" w:space="0" w:color="auto"/>
            <w:bottom w:val="none" w:sz="0" w:space="0" w:color="auto"/>
            <w:right w:val="none" w:sz="0" w:space="0" w:color="auto"/>
          </w:divBdr>
          <w:divsChild>
            <w:div w:id="373702914">
              <w:marLeft w:val="0"/>
              <w:marRight w:val="0"/>
              <w:marTop w:val="0"/>
              <w:marBottom w:val="0"/>
              <w:divBdr>
                <w:top w:val="none" w:sz="0" w:space="0" w:color="auto"/>
                <w:left w:val="none" w:sz="0" w:space="0" w:color="auto"/>
                <w:bottom w:val="none" w:sz="0" w:space="0" w:color="auto"/>
                <w:right w:val="none" w:sz="0" w:space="0" w:color="auto"/>
              </w:divBdr>
              <w:divsChild>
                <w:div w:id="5859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6093">
      <w:bodyDiv w:val="1"/>
      <w:marLeft w:val="0"/>
      <w:marRight w:val="0"/>
      <w:marTop w:val="0"/>
      <w:marBottom w:val="0"/>
      <w:divBdr>
        <w:top w:val="none" w:sz="0" w:space="0" w:color="auto"/>
        <w:left w:val="none" w:sz="0" w:space="0" w:color="auto"/>
        <w:bottom w:val="none" w:sz="0" w:space="0" w:color="auto"/>
        <w:right w:val="none" w:sz="0" w:space="0" w:color="auto"/>
      </w:divBdr>
    </w:div>
    <w:div w:id="2078282308">
      <w:bodyDiv w:val="1"/>
      <w:marLeft w:val="0"/>
      <w:marRight w:val="0"/>
      <w:marTop w:val="0"/>
      <w:marBottom w:val="0"/>
      <w:divBdr>
        <w:top w:val="none" w:sz="0" w:space="0" w:color="auto"/>
        <w:left w:val="none" w:sz="0" w:space="0" w:color="auto"/>
        <w:bottom w:val="none" w:sz="0" w:space="0" w:color="auto"/>
        <w:right w:val="none" w:sz="0" w:space="0" w:color="auto"/>
      </w:divBdr>
      <w:divsChild>
        <w:div w:id="1746679241">
          <w:marLeft w:val="0"/>
          <w:marRight w:val="0"/>
          <w:marTop w:val="0"/>
          <w:marBottom w:val="0"/>
          <w:divBdr>
            <w:top w:val="none" w:sz="0" w:space="0" w:color="auto"/>
            <w:left w:val="none" w:sz="0" w:space="0" w:color="auto"/>
            <w:bottom w:val="none" w:sz="0" w:space="0" w:color="auto"/>
            <w:right w:val="none" w:sz="0" w:space="0" w:color="auto"/>
          </w:divBdr>
          <w:divsChild>
            <w:div w:id="1990554588">
              <w:marLeft w:val="0"/>
              <w:marRight w:val="0"/>
              <w:marTop w:val="0"/>
              <w:marBottom w:val="0"/>
              <w:divBdr>
                <w:top w:val="none" w:sz="0" w:space="0" w:color="auto"/>
                <w:left w:val="none" w:sz="0" w:space="0" w:color="auto"/>
                <w:bottom w:val="none" w:sz="0" w:space="0" w:color="auto"/>
                <w:right w:val="none" w:sz="0" w:space="0" w:color="auto"/>
              </w:divBdr>
              <w:divsChild>
                <w:div w:id="18381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D0CFBB-F743-D145-B1D0-5ADB4501A971}">
  <we:reference id="wa200001011" version="1.2.0.0" store="en-001"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4AA1E-66E6-1847-BBCF-0BFD8A63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21</Pages>
  <Words>16834</Words>
  <Characters>95957</Characters>
  <Application>Microsoft Office Word</Application>
  <DocSecurity>0</DocSecurity>
  <Lines>799</Lines>
  <Paragraphs>225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隆太郎</dc:creator>
  <cp:keywords/>
  <dc:description/>
  <cp:lastModifiedBy>Tatsuya Kameda</cp:lastModifiedBy>
  <cp:revision>112</cp:revision>
  <cp:lastPrinted>2026-04-06T04:15:00Z</cp:lastPrinted>
  <dcterms:created xsi:type="dcterms:W3CDTF">2026-04-05T10:39:00Z</dcterms:created>
  <dcterms:modified xsi:type="dcterms:W3CDTF">2026-04-06T08:09:00Z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documentId_9999</vt:lpwstr>
  </property>
  <property fmtid="{D5CDD505-2E9C-101B-9397-08002B2CF9AE}" pid="3" name="grammarly_documentContext">
    <vt:lpwstr>{"goals":[],"domain":"general","emotions":[],"dialect":"american"}</vt:lpwstr>
  </property>
</Properties>
</file>